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15pt;height:21.7pt" o:ole="">
                  <v:imagedata r:id="rId6" o:title=""/>
                </v:shape>
                <o:OLEObject Type="Embed" ProgID="Equation.DSMT4" ShapeID="_x0000_i1025" DrawAspect="Content" ObjectID="_1664375948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85pt;height:21.7pt" o:ole="">
                  <v:imagedata r:id="rId8" o:title=""/>
                </v:shape>
                <o:OLEObject Type="Embed" ProgID="Equation.DSMT4" ShapeID="_x0000_i1026" DrawAspect="Content" ObjectID="_1664375949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45pt;height:17.7pt" o:ole="">
                  <v:imagedata r:id="rId10" o:title=""/>
                </v:shape>
                <o:OLEObject Type="Embed" ProgID="Equation.DSMT4" ShapeID="_x0000_i1027" DrawAspect="Content" ObjectID="_1664375950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15pt;height:24.55pt" o:ole="">
                  <v:imagedata r:id="rId12" o:title=""/>
                </v:shape>
                <o:OLEObject Type="Embed" ProgID="Equation.DSMT4" ShapeID="_x0000_i1028" DrawAspect="Content" ObjectID="_1664375951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45pt;height:22.3pt" o:ole="">
                  <v:imagedata r:id="rId14" o:title=""/>
                </v:shape>
                <o:OLEObject Type="Embed" ProgID="Equation.DSMT4" ShapeID="_x0000_i1029" DrawAspect="Content" ObjectID="_1664375952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15pt;height:17.7pt" o:ole="">
                  <v:imagedata r:id="rId16" o:title=""/>
                </v:shape>
                <o:OLEObject Type="Embed" ProgID="Equation.DSMT4" ShapeID="_x0000_i1030" DrawAspect="Content" ObjectID="_1664375953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55pt;height:20pt" o:ole="">
                  <v:imagedata r:id="rId18" o:title=""/>
                </v:shape>
                <o:OLEObject Type="Embed" ProgID="Equation.3" ShapeID="_x0000_i1031" DrawAspect="Content" ObjectID="_1664375954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85pt;height:12.55pt" o:ole="">
                  <v:imagedata r:id="rId20" o:title=""/>
                </v:shape>
                <o:OLEObject Type="Embed" ProgID="Equation.3" ShapeID="_x0000_i1032" DrawAspect="Content" ObjectID="_1664375955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3pt;height:20pt" o:ole="">
                  <v:imagedata r:id="rId22" o:title=""/>
                </v:shape>
                <o:OLEObject Type="Embed" ProgID="Equation.DSMT4" ShapeID="_x0000_i1033" DrawAspect="Content" ObjectID="_1664375956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15pt;height:20pt" o:ole="">
                  <v:imagedata r:id="rId24" o:title=""/>
                </v:shape>
                <o:OLEObject Type="Embed" ProgID="Equation.DSMT4" ShapeID="_x0000_i1034" DrawAspect="Content" ObjectID="_1664375957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7pt;height:21.7pt" o:ole="">
                  <v:imagedata r:id="rId26" o:title=""/>
                </v:shape>
                <o:OLEObject Type="Embed" ProgID="Equation.DSMT4" ShapeID="_x0000_i1035" DrawAspect="Content" ObjectID="_1664375958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55pt;height:14.85pt" o:ole="">
                  <v:imagedata r:id="rId28" o:title=""/>
                </v:shape>
                <o:OLEObject Type="Embed" ProgID="Equation.DSMT4" ShapeID="_x0000_i1036" DrawAspect="Content" ObjectID="_1664375959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7pt;height:14.85pt" o:ole="">
                  <v:imagedata r:id="rId30" o:title=""/>
                </v:shape>
                <o:OLEObject Type="Embed" ProgID="Equation.DSMT4" ShapeID="_x0000_i1037" DrawAspect="Content" ObjectID="_1664375960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1060" w:dyaOrig="420" w14:anchorId="7AEDF4E9">
                <v:shape id="_x0000_i1038" type="#_x0000_t75" style="width:52.55pt;height:19.45pt" o:ole="">
                  <v:imagedata r:id="rId32" o:title=""/>
                </v:shape>
                <o:OLEObject Type="Embed" ProgID="Equation.DSMT4" ShapeID="_x0000_i1038" DrawAspect="Content" ObjectID="_1664375961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45pt;height:17.7pt" o:ole="">
                  <v:imagedata r:id="rId34" o:title=""/>
                </v:shape>
                <o:OLEObject Type="Embed" ProgID="Equation.DSMT4" ShapeID="_x0000_i1039" DrawAspect="Content" ObjectID="_1664375962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20" w:dyaOrig="380" w14:anchorId="12D8CCD1">
                <v:shape id="_x0000_i1040" type="#_x0000_t75" style="width:16.55pt;height:17.7pt" o:ole="">
                  <v:imagedata r:id="rId36" o:title=""/>
                </v:shape>
                <o:OLEObject Type="Embed" ProgID="Equation.DSMT4" ShapeID="_x0000_i1040" DrawAspect="Content" ObjectID="_1664375963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1" type="#_x0000_t75" style="width:33.15pt;height:19.45pt" o:ole="">
                  <v:imagedata r:id="rId38" o:title=""/>
                </v:shape>
                <o:OLEObject Type="Embed" ProgID="Equation.DSMT4" ShapeID="_x0000_i1041" DrawAspect="Content" ObjectID="_1664375964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2" type="#_x0000_t75" style="width:29.15pt;height:17.7pt" o:ole="">
                  <v:imagedata r:id="rId40" o:title=""/>
                </v:shape>
                <o:OLEObject Type="Embed" ProgID="Equation.DSMT4" ShapeID="_x0000_i1042" DrawAspect="Content" ObjectID="_1664375965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3" type="#_x0000_t75" style="width:26.3pt;height:19.45pt" o:ole="">
                  <v:imagedata r:id="rId42" o:title=""/>
                </v:shape>
                <o:OLEObject Type="Embed" ProgID="Equation.DSMT4" ShapeID="_x0000_i1043" DrawAspect="Content" ObjectID="_1664375966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4" type="#_x0000_t75" style="width:22.3pt;height:17.7pt" o:ole="">
                  <v:imagedata r:id="rId44" o:title=""/>
                </v:shape>
                <o:OLEObject Type="Embed" ProgID="Equation.DSMT4" ShapeID="_x0000_i1044" DrawAspect="Content" ObjectID="_1664375967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C743418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10FF74D5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5" type="#_x0000_t75" style="width:17.7pt;height:14.3pt" o:ole="">
                  <v:imagedata r:id="rId46" o:title=""/>
                </v:shape>
                <o:OLEObject Type="Embed" ProgID="Equation.DSMT4" ShapeID="_x0000_i1045" DrawAspect="Content" ObjectID="_1664375968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6" type="#_x0000_t75" style="width:69.7pt;height:21.7pt" o:ole="">
                  <v:imagedata r:id="rId48" o:title=""/>
                </v:shape>
                <o:OLEObject Type="Embed" ProgID="Equation.DSMT4" ShapeID="_x0000_i1046" DrawAspect="Content" ObjectID="_1664375969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80" w:dyaOrig="480" w14:anchorId="0A2EF160">
                <v:shape id="_x0000_i1047" type="#_x0000_t75" style="width:74.3pt;height:24.55pt" o:ole="">
                  <v:imagedata r:id="rId50" o:title=""/>
                </v:shape>
                <o:OLEObject Type="Embed" ProgID="Equation.DSMT4" ShapeID="_x0000_i1047" DrawAspect="Content" ObjectID="_1664375970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79" w:dyaOrig="480" w14:anchorId="45EEAA52">
                <v:shape id="_x0000_i1048" type="#_x0000_t75" style="width:78.85pt;height:24.55pt" o:ole="">
                  <v:imagedata r:id="rId52" o:title=""/>
                </v:shape>
                <o:OLEObject Type="Embed" ProgID="Equation.DSMT4" ShapeID="_x0000_i1048" DrawAspect="Content" ObjectID="_1664375971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49" type="#_x0000_t75" style="width:371.45pt;height:574.3pt" o:ole="">
            <v:imagedata r:id="rId54" o:title=""/>
          </v:shape>
          <o:OLEObject Type="Embed" ProgID="Visio.Drawing.11" ShapeID="_x0000_i1049" DrawAspect="Content" ObjectID="_1664375972" r:id="rId55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0" type="#_x0000_t75" style="width:14.85pt;height:17.7pt" o:ole="">
            <v:imagedata r:id="rId56" o:title=""/>
          </v:shape>
          <o:OLEObject Type="Embed" ProgID="Equation.DSMT4" ShapeID="_x0000_i1050" DrawAspect="Content" ObjectID="_1664375973" r:id="rId5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1" type="#_x0000_t75" style="width:14.85pt;height:17.7pt" o:ole="">
            <v:imagedata r:id="rId58" o:title=""/>
          </v:shape>
          <o:OLEObject Type="Embed" ProgID="Equation.DSMT4" ShapeID="_x0000_i1051" DrawAspect="Content" ObjectID="_1664375974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2" type="#_x0000_t75" style="width:14.3pt;height:17.7pt" o:ole="">
            <v:imagedata r:id="rId60" o:title=""/>
          </v:shape>
          <o:OLEObject Type="Embed" ProgID="Equation.DSMT4" ShapeID="_x0000_i1052" DrawAspect="Content" ObjectID="_1664375975" r:id="rId61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3" type="#_x0000_t75" style="width:24.55pt;height:21.7pt" o:ole="">
            <v:imagedata r:id="rId62" o:title=""/>
          </v:shape>
          <o:OLEObject Type="Embed" ProgID="Equation.DSMT4" ShapeID="_x0000_i1053" DrawAspect="Content" ObjectID="_1664375976" r:id="rId6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4" type="#_x0000_t75" style="width:25.15pt;height:21.7pt" o:ole="">
            <v:imagedata r:id="rId64" o:title=""/>
          </v:shape>
          <o:OLEObject Type="Embed" ProgID="Equation.DSMT4" ShapeID="_x0000_i1054" DrawAspect="Content" ObjectID="_1664375977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5" type="#_x0000_t75" style="width:24.55pt;height:21.7pt" o:ole="">
            <v:imagedata r:id="rId66" o:title=""/>
          </v:shape>
          <o:OLEObject Type="Embed" ProgID="Equation.DSMT4" ShapeID="_x0000_i1055" DrawAspect="Content" ObjectID="_1664375978" r:id="rId67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lastRenderedPageBreak/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56" type="#_x0000_t75" style="width:21.7pt;height:17.7pt" o:ole="">
            <v:imagedata r:id="rId68" o:title=""/>
          </v:shape>
          <o:OLEObject Type="Embed" ProgID="Equation.DSMT4" ShapeID="_x0000_i1056" DrawAspect="Content" ObjectID="_1664375979" r:id="rId69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57" type="#_x0000_t75" style="width:27.45pt;height:21.7pt" o:ole="">
            <v:imagedata r:id="rId70" o:title=""/>
          </v:shape>
          <o:OLEObject Type="Embed" ProgID="Equation.DSMT4" ShapeID="_x0000_i1057" DrawAspect="Content" ObjectID="_1664375980" r:id="rId71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58" type="#_x0000_t75" style="width:29.15pt;height:24.55pt" o:ole="">
            <v:imagedata r:id="rId72" o:title=""/>
          </v:shape>
          <o:OLEObject Type="Embed" ProgID="Equation.DSMT4" ShapeID="_x0000_i1058" DrawAspect="Content" ObjectID="_1664375981" r:id="rId73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59" type="#_x0000_t75" style="width:10.3pt;height:12pt" o:ole="">
            <v:imagedata r:id="rId74" o:title=""/>
          </v:shape>
          <o:OLEObject Type="Embed" ProgID="Equation.DSMT4" ShapeID="_x0000_i1059" DrawAspect="Content" ObjectID="_1664375982" r:id="rId75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0" type="#_x0000_t75" style="width:12pt;height:14.85pt" o:ole="">
            <v:imagedata r:id="rId76" o:title=""/>
          </v:shape>
          <o:OLEObject Type="Embed" ProgID="Equation.DSMT4" ShapeID="_x0000_i1060" DrawAspect="Content" ObjectID="_1664375983" r:id="rId77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1" type="#_x0000_t75" style="width:14.3pt;height:17.7pt" o:ole="">
            <v:imagedata r:id="rId78" o:title=""/>
          </v:shape>
          <o:OLEObject Type="Embed" ProgID="Equation.DSMT4" ShapeID="_x0000_i1061" DrawAspect="Content" ObjectID="_1664375984" r:id="rId79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2" type="#_x0000_t75" style="width:25.15pt;height:17.7pt" o:ole="">
            <v:imagedata r:id="rId80" o:title=""/>
          </v:shape>
          <o:OLEObject Type="Embed" ProgID="Equation.DSMT4" ShapeID="_x0000_i1062" DrawAspect="Content" ObjectID="_1664375985" r:id="rId81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3" type="#_x0000_t75" style="width:14.85pt;height:21.7pt" o:ole="">
            <v:imagedata r:id="rId82" o:title=""/>
          </v:shape>
          <o:OLEObject Type="Embed" ProgID="Equation.DSMT4" ShapeID="_x0000_i1063" DrawAspect="Content" ObjectID="_1664375986" r:id="rId83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4" type="#_x0000_t75" style="width:14.85pt;height:17.7pt" o:ole="">
            <v:imagedata r:id="rId84" o:title=""/>
          </v:shape>
          <o:OLEObject Type="Embed" ProgID="Equation.DSMT4" ShapeID="_x0000_i1064" DrawAspect="Content" ObjectID="_1664375987" r:id="rId85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3D14C5">
        <w:rPr>
          <w:rPrChange w:id="15" w:author="User" w:date="2020-09-24T15:29:00Z">
            <w:rPr>
              <w:highlight w:val="yellow"/>
            </w:rPr>
          </w:rPrChange>
        </w:rPr>
        <w:noBreakHyphen/>
        <w:t> </w:t>
      </w:r>
      <w:r w:rsidR="00797A16" w:rsidRPr="003D14C5">
        <w:rPr>
          <w:rPrChange w:id="16" w:author="User" w:date="2020-09-24T15:29:00Z">
            <w:rPr>
              <w:highlight w:val="yellow"/>
            </w:rPr>
          </w:rPrChange>
        </w:rPr>
        <w:t xml:space="preserve">массив координат пространственных элементов участка картографирования, в которых размещена </w:t>
      </w:r>
      <w:r w:rsidR="00C26703" w:rsidRPr="003D14C5">
        <w:rPr>
          <w:rPrChange w:id="17" w:author="User" w:date="2020-09-24T15:29:00Z">
            <w:rPr>
              <w:highlight w:val="yellow"/>
            </w:rPr>
          </w:rPrChange>
        </w:rPr>
        <w:t xml:space="preserve">моделируемая </w:t>
      </w:r>
      <w:r w:rsidR="00797A16" w:rsidRPr="003D14C5">
        <w:rPr>
          <w:rPrChange w:id="18" w:author="User" w:date="2020-09-24T15:29:00Z">
            <w:rPr>
              <w:highlight w:val="yellow"/>
            </w:rPr>
          </w:rPrChange>
        </w:rPr>
        <w:t>цель</w:t>
      </w:r>
      <w:proofErr w:type="gramStart"/>
      <w:r w:rsidR="0091731E" w:rsidRPr="003D14C5">
        <w:rPr>
          <w:rPrChange w:id="19" w:author="User" w:date="2020-09-24T15:29:00Z">
            <w:rPr>
              <w:highlight w:val="yellow"/>
            </w:rPr>
          </w:rPrChange>
        </w:rPr>
        <w:br/>
      </w:r>
      <w:r w:rsidR="00797A16" w:rsidRPr="003D14C5">
        <w:rPr>
          <w:rPrChange w:id="20" w:author="User" w:date="2020-09-24T15:29:00Z">
            <w:rPr>
              <w:highlight w:val="yellow"/>
            </w:rPr>
          </w:rPrChange>
        </w:rPr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65" type="#_x0000_t75" style="width:84.55pt;height:21.7pt" o:ole="">
            <v:imagedata r:id="rId86" o:title=""/>
          </v:shape>
          <o:OLEObject Type="Embed" ProgID="Equation.DSMT4" ShapeID="_x0000_i1065" DrawAspect="Content" ObjectID="_1664375988" r:id="rId87"/>
        </w:object>
      </w:r>
      <w:r w:rsidR="009463AB" w:rsidRPr="003D14C5">
        <w:rPr>
          <w:color w:val="auto"/>
          <w:rPrChange w:id="21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66" type="#_x0000_t75" style="width:86.85pt;height:21.7pt" o:ole="">
            <v:imagedata r:id="rId88" o:title=""/>
          </v:shape>
          <o:OLEObject Type="Embed" ProgID="Equation.DSMT4" ShapeID="_x0000_i1066" DrawAspect="Content" ObjectID="_1664375989" r:id="rId89"/>
        </w:object>
      </w:r>
      <w:r w:rsidR="009463AB" w:rsidRPr="003D14C5">
        <w:rPr>
          <w:color w:val="auto"/>
          <w:rPrChange w:id="22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67" type="#_x0000_t75" style="width:80pt;height:21.7pt" o:ole="">
            <v:imagedata r:id="rId90" o:title=""/>
          </v:shape>
          <o:OLEObject Type="Embed" ProgID="Equation.DSMT4" ShapeID="_x0000_i1067" DrawAspect="Content" ObjectID="_1664375990" r:id="rId91"/>
        </w:object>
      </w:r>
      <w:r w:rsidR="00797A16" w:rsidRPr="003D14C5">
        <w:rPr>
          <w:rPrChange w:id="23" w:author="User" w:date="2020-09-24T15:29:00Z">
            <w:rPr>
              <w:highlight w:val="yellow"/>
            </w:rPr>
          </w:rPrChange>
        </w:rPr>
        <w:t>)</w:t>
      </w:r>
      <w:r w:rsidR="00186DC2" w:rsidRPr="00186DC2">
        <w:t>.</w:t>
      </w:r>
      <w:proofErr w:type="gramEnd"/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68" type="#_x0000_t75" style="width:256pt;height:32.55pt" o:ole="">
            <v:imagedata r:id="rId92" o:title=""/>
          </v:shape>
          <o:OLEObject Type="Embed" ProgID="Equation.DSMT4" ShapeID="_x0000_i1068" DrawAspect="Content" ObjectID="_1664375991" r:id="rId93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69" type="#_x0000_t75" style="width:82.3pt;height:21.7pt" o:ole="">
            <v:imagedata r:id="rId94" o:title=""/>
          </v:shape>
          <o:OLEObject Type="Embed" ProgID="Equation.DSMT4" ShapeID="_x0000_i1069" DrawAspect="Content" ObjectID="_1664375992" r:id="rId95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70" type="#_x0000_t75" style="width:12pt;height:14.85pt" o:ole="">
            <v:imagedata r:id="rId96" o:title=""/>
          </v:shape>
          <o:OLEObject Type="Embed" ProgID="Equation.DSMT4" ShapeID="_x0000_i1070" DrawAspect="Content" ObjectID="_1664375993" r:id="rId97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6B70FB7D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653541">
        <w:rPr>
          <w:color w:val="auto"/>
          <w:szCs w:val="28"/>
        </w:rPr>
        <w:t xml:space="preserve">на </w:t>
      </w:r>
      <w:r w:rsidRPr="00653541">
        <w:rPr>
          <w:i/>
          <w:color w:val="auto"/>
          <w:szCs w:val="28"/>
        </w:rPr>
        <w:t>два</w:t>
      </w:r>
      <w:r w:rsidRPr="00653541">
        <w:rPr>
          <w:color w:val="auto"/>
          <w:szCs w:val="28"/>
        </w:rPr>
        <w:t xml:space="preserve"> </w:t>
      </w:r>
      <w:r w:rsidR="00FD29BD" w:rsidRPr="00653541">
        <w:rPr>
          <w:color w:val="auto"/>
          <w:szCs w:val="28"/>
        </w:rPr>
        <w:t xml:space="preserve">линейных размера пространственного </w:t>
      </w:r>
      <w:r w:rsidRPr="00653541">
        <w:rPr>
          <w:color w:val="auto"/>
          <w:szCs w:val="28"/>
        </w:rPr>
        <w:t>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71" type="#_x0000_t75" style="width:257.7pt;height:45.15pt" o:ole="">
            <v:imagedata r:id="rId98" o:title=""/>
          </v:shape>
          <o:OLEObject Type="Embed" ProgID="Equation.DSMT4" ShapeID="_x0000_i1071" DrawAspect="Content" ObjectID="_1664375994" r:id="rId99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072" type="#_x0000_t75" style="width:57.7pt;height:19.45pt" o:ole="">
            <v:imagedata r:id="rId100" o:title=""/>
          </v:shape>
          <o:OLEObject Type="Embed" ProgID="Equation.DSMT4" ShapeID="_x0000_i1072" DrawAspect="Content" ObjectID="_1664375995" r:id="rId101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73" type="#_x0000_t75" style="width:93.7pt;height:42.85pt" o:ole="">
            <v:imagedata r:id="rId102" o:title=""/>
          </v:shape>
          <o:OLEObject Type="Embed" ProgID="Equation.DSMT4" ShapeID="_x0000_i1073" DrawAspect="Content" ObjectID="_1664375996" r:id="rId103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0BCA715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</w:t>
      </w:r>
      <w:r w:rsidR="00FD29BD">
        <w:rPr>
          <w:color w:val="auto"/>
          <w:szCs w:val="28"/>
        </w:rPr>
        <w:t xml:space="preserve">линейных размера пространственного </w:t>
      </w:r>
      <w:r>
        <w:rPr>
          <w:color w:val="auto"/>
          <w:szCs w:val="28"/>
        </w:rPr>
        <w:t>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74" type="#_x0000_t75" style="width:257.7pt;height:45.15pt" o:ole="">
            <v:imagedata r:id="rId104" o:title=""/>
          </v:shape>
          <o:OLEObject Type="Embed" ProgID="Equation.DSMT4" ShapeID="_x0000_i1074" DrawAspect="Content" ObjectID="_1664375997" r:id="rId105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075" type="#_x0000_t75" style="width:60pt;height:19.45pt" o:ole="">
            <v:imagedata r:id="rId106" o:title=""/>
          </v:shape>
          <o:OLEObject Type="Embed" ProgID="Equation.DSMT4" ShapeID="_x0000_i1075" DrawAspect="Content" ObjectID="_1664375998" r:id="rId107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76" type="#_x0000_t75" style="width:93.7pt;height:42.85pt" o:ole="">
            <v:imagedata r:id="rId108" o:title=""/>
          </v:shape>
          <o:OLEObject Type="Embed" ProgID="Equation.DSMT4" ShapeID="_x0000_i1076" DrawAspect="Content" ObjectID="_1664375999" r:id="rId109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77" type="#_x0000_t75" style="width:161.7pt;height:40pt" o:ole="">
            <v:imagedata r:id="rId110" o:title=""/>
          </v:shape>
          <o:OLEObject Type="Embed" ProgID="Equation.DSMT4" ShapeID="_x0000_i1077" DrawAspect="Content" ObjectID="_1664376000" r:id="rId11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78" type="#_x0000_t75" style="width:54.3pt;height:39.45pt" o:ole="">
            <v:imagedata r:id="rId112" o:title=""/>
          </v:shape>
          <o:OLEObject Type="Embed" ProgID="Equation.DSMT4" ShapeID="_x0000_i1078" DrawAspect="Content" ObjectID="_1664376001" r:id="rId11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24" w:author="User" w:date="2020-09-24T15:00:00Z">
        <w:r w:rsidR="003D14C5">
          <w:rPr>
            <w:szCs w:val="28"/>
          </w:rPr>
          <w:t xml:space="preserve">временного интервала, соответствующего </w:t>
        </w:r>
      </w:ins>
      <w:del w:id="25" w:author="User" w:date="2020-09-24T15:00:00Z">
        <w:r w:rsidRPr="005D2A4E" w:rsidDel="003D14C5">
          <w:rPr>
            <w:szCs w:val="28"/>
            <w:highlight w:val="yellow"/>
          </w:rPr>
          <w:delText xml:space="preserve">временной </w:delText>
        </w:r>
      </w:del>
      <w:del w:id="26" w:author="User" w:date="2020-09-24T15:01:00Z">
        <w:r w:rsidRPr="005D2A4E" w:rsidDel="003D14C5">
          <w:rPr>
            <w:szCs w:val="28"/>
            <w:highlight w:val="yellow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27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79" type="#_x0000_t75" style="width:124.55pt;height:37.15pt" o:ole="">
            <v:imagedata r:id="rId114" o:title=""/>
          </v:shape>
          <o:OLEObject Type="Embed" ProgID="Equation.DSMT4" ShapeID="_x0000_i1079" DrawAspect="Content" ObjectID="_1664376002" r:id="rId11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80" type="#_x0000_t75" style="width:96.55pt;height:40pt" o:ole="">
            <v:imagedata r:id="rId116" o:title=""/>
          </v:shape>
          <o:OLEObject Type="Embed" ProgID="Equation.DSMT4" ShapeID="_x0000_i1080" DrawAspect="Content" ObjectID="_1664376003" r:id="rId11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81" type="#_x0000_t75" style="width:97.15pt;height:40pt" o:ole="">
            <v:imagedata r:id="rId118" o:title=""/>
          </v:shape>
          <o:OLEObject Type="Embed" ProgID="Equation.DSMT4" ShapeID="_x0000_i1081" DrawAspect="Content" ObjectID="_1664376004" r:id="rId11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82" type="#_x0000_t75" style="width:101.15pt;height:40pt" o:ole="">
            <v:imagedata r:id="rId120" o:title=""/>
          </v:shape>
          <o:OLEObject Type="Embed" ProgID="Equation.3" ShapeID="_x0000_i1082" DrawAspect="Content" ObjectID="_1664376005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83" type="#_x0000_t75" style="width:78.85pt;height:21.7pt" o:ole="">
            <v:imagedata r:id="rId122" o:title=""/>
          </v:shape>
          <o:OLEObject Type="Embed" ProgID="Equation.DSMT4" ShapeID="_x0000_i1083" DrawAspect="Content" ObjectID="_1664376006" r:id="rId123"/>
        </w:object>
      </w:r>
      <w:r>
        <w:rPr>
          <w:szCs w:val="28"/>
        </w:rPr>
        <w:t>);</w:t>
      </w:r>
      <w:proofErr w:type="gramEnd"/>
    </w:p>
    <w:p w14:paraId="351FCA2D" w14:textId="5AEF070A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653541">
        <w:rPr>
          <w:szCs w:val="28"/>
        </w:rPr>
        <w:noBreakHyphen/>
        <w:t xml:space="preserve"> значение </w:t>
      </w:r>
      <w:del w:id="28" w:author="User" w:date="2020-09-24T16:37:00Z">
        <w:r w:rsidRPr="00653541" w:rsidDel="00D428DE">
          <w:rPr>
            <w:szCs w:val="28"/>
          </w:rPr>
          <w:delText xml:space="preserve">фазы </w:delText>
        </w:r>
      </w:del>
      <w:ins w:id="29" w:author="User" w:date="2020-09-24T16:37:00Z">
        <w:r w:rsidR="00D428DE" w:rsidRPr="00653541">
          <w:rPr>
            <w:szCs w:val="28"/>
          </w:rPr>
          <w:t>фазового</w:t>
        </w:r>
      </w:ins>
      <w:ins w:id="30" w:author="User" w:date="2020-09-24T16:38:00Z">
        <w:r w:rsidR="00D428DE" w:rsidRPr="00653541">
          <w:rPr>
            <w:szCs w:val="28"/>
          </w:rPr>
          <w:t xml:space="preserve"> множителя, соответствующего </w:t>
        </w:r>
      </w:ins>
      <w:ins w:id="31" w:author="User" w:date="2020-09-24T16:37:00Z">
        <w:r w:rsidR="00D428DE" w:rsidRPr="00653541">
          <w:rPr>
            <w:szCs w:val="28"/>
          </w:rPr>
          <w:t xml:space="preserve"> </w:t>
        </w:r>
      </w:ins>
      <w:del w:id="32" w:author="User" w:date="2020-09-24T16:38:00Z">
        <w:r w:rsidRPr="00653541" w:rsidDel="00D428DE">
          <w:rPr>
            <w:szCs w:val="28"/>
          </w:rPr>
          <w:delText xml:space="preserve">переотражения </w:delText>
        </w:r>
      </w:del>
      <w:ins w:id="33" w:author="User" w:date="2020-09-24T16:38:00Z">
        <w:r w:rsidR="00D428DE" w:rsidRPr="00653541">
          <w:rPr>
            <w:szCs w:val="28"/>
          </w:rPr>
          <w:t xml:space="preserve">отражению сигнала  </w:t>
        </w:r>
      </w:ins>
      <w:del w:id="34" w:author="User" w:date="2020-09-24T16:38:00Z">
        <w:r w:rsidR="00FF5412" w:rsidRPr="00653541" w:rsidDel="00D428DE">
          <w:rPr>
            <w:szCs w:val="28"/>
          </w:rPr>
          <w:delText xml:space="preserve">для </w:delText>
        </w:r>
      </w:del>
      <w:ins w:id="35" w:author="User" w:date="2020-09-24T16:38:00Z">
        <w:r w:rsidR="00D428DE" w:rsidRPr="00653541">
          <w:rPr>
            <w:szCs w:val="28"/>
          </w:rPr>
          <w:t xml:space="preserve">в </w:t>
        </w:r>
      </w:ins>
      <w:r w:rsidR="00FF5412" w:rsidRPr="00653541">
        <w:rPr>
          <w:i/>
          <w:szCs w:val="28"/>
          <w:lang w:val="en-US"/>
        </w:rPr>
        <w:t>k</w:t>
      </w:r>
      <w:r w:rsidR="00FF5412" w:rsidRPr="00653541">
        <w:rPr>
          <w:szCs w:val="28"/>
        </w:rPr>
        <w:t>-</w:t>
      </w:r>
      <w:del w:id="36" w:author="User" w:date="2020-09-24T16:38:00Z">
        <w:r w:rsidR="00FF5412" w:rsidRPr="00653541" w:rsidDel="00D428DE">
          <w:rPr>
            <w:szCs w:val="28"/>
          </w:rPr>
          <w:delText xml:space="preserve">го </w:delText>
        </w:r>
      </w:del>
      <w:ins w:id="37" w:author="User" w:date="2020-09-24T16:38:00Z">
        <w:r w:rsidR="00D428DE" w:rsidRPr="00653541">
          <w:rPr>
            <w:szCs w:val="28"/>
          </w:rPr>
          <w:t xml:space="preserve">ом </w:t>
        </w:r>
      </w:ins>
      <w:r w:rsidR="00FF5412" w:rsidRPr="00653541">
        <w:rPr>
          <w:szCs w:val="28"/>
        </w:rPr>
        <w:t>период</w:t>
      </w:r>
      <w:ins w:id="38" w:author="User" w:date="2020-09-24T16:38:00Z">
        <w:r w:rsidR="00D428DE" w:rsidRPr="00653541">
          <w:rPr>
            <w:szCs w:val="28"/>
          </w:rPr>
          <w:t>е</w:t>
        </w:r>
      </w:ins>
      <w:del w:id="39" w:author="User" w:date="2020-09-24T16:38:00Z">
        <w:r w:rsidR="00FF5412" w:rsidRPr="00653541" w:rsidDel="00D428DE">
          <w:rPr>
            <w:szCs w:val="28"/>
          </w:rPr>
          <w:delText>а</w:delText>
        </w:r>
      </w:del>
      <w:r w:rsidR="00FF5412" w:rsidRPr="00653541">
        <w:rPr>
          <w:szCs w:val="28"/>
        </w:rPr>
        <w:t xml:space="preserve"> повторения </w:t>
      </w:r>
      <w:r w:rsidR="00FF5412" w:rsidRPr="00653541">
        <w:rPr>
          <w:position w:val="-16"/>
          <w:szCs w:val="28"/>
        </w:rPr>
        <w:object w:dxaOrig="360" w:dyaOrig="420" w14:anchorId="50A77388">
          <v:shape id="_x0000_i1084" type="#_x0000_t75" style="width:17.7pt;height:21.7pt" o:ole="">
            <v:imagedata r:id="rId124" o:title=""/>
          </v:shape>
          <o:OLEObject Type="Embed" ProgID="Equation.DSMT4" ShapeID="_x0000_i1084" DrawAspect="Content" ObjectID="_1664376007" r:id="rId125"/>
        </w:object>
      </w:r>
      <w:r w:rsidR="00233133" w:rsidRPr="00653541">
        <w:rPr>
          <w:szCs w:val="28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85" type="#_x0000_t75" style="width:84pt;height:25.15pt" o:ole="">
            <v:imagedata r:id="rId126" o:title=""/>
          </v:shape>
          <o:OLEObject Type="Embed" ProgID="Equation.DSMT4" ShapeID="_x0000_i1085" DrawAspect="Content" ObjectID="_1664376008" r:id="rId127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86" type="#_x0000_t75" style="width:183.45pt;height:94.3pt" o:ole="">
            <v:imagedata r:id="rId128" o:title=""/>
          </v:shape>
          <o:OLEObject Type="Embed" ProgID="Equation.DSMT4" ShapeID="_x0000_i1086" DrawAspect="Content" ObjectID="_1664376009" r:id="rId129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87" type="#_x0000_t75" style="width:255.45pt;height:32.55pt" o:ole="">
            <v:imagedata r:id="rId130" o:title=""/>
          </v:shape>
          <o:OLEObject Type="Embed" ProgID="Equation.DSMT4" ShapeID="_x0000_i1087" DrawAspect="Content" ObjectID="_1664376010" r:id="rId13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88" type="#_x0000_t75" style="width:113.7pt;height:42.85pt" o:ole="">
            <v:imagedata r:id="rId132" o:title=""/>
          </v:shape>
          <o:OLEObject Type="Embed" ProgID="Equation.DSMT4" ShapeID="_x0000_i1088" DrawAspect="Content" ObjectID="_1664376011" r:id="rId13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ins w:id="40" w:author="User" w:date="2020-09-24T15:41:00Z">
        <w:r w:rsidR="007B6FE1">
          <w:rPr>
            <w:szCs w:val="28"/>
          </w:rPr>
          <w:t xml:space="preserve">в качестве примера </w:t>
        </w:r>
      </w:ins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25DF206A" w:rsidR="008C4543" w:rsidRPr="00C651F0" w:rsidRDefault="00BF5472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7BEB5809" wp14:editId="294D4A3A">
            <wp:extent cx="5748052" cy="4399472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6165" r="7021" b="2968"/>
                    <a:stretch/>
                  </pic:blipFill>
                  <pic:spPr bwMode="auto">
                    <a:xfrm>
                      <a:off x="0" y="0"/>
                      <a:ext cx="5752006" cy="44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ins w:id="41" w:author="User" w:date="2020-09-24T16:37:00Z"/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89" type="#_x0000_t75" style="width:21.7pt;height:17.7pt" o:ole="">
            <v:imagedata r:id="rId135" o:title=""/>
          </v:shape>
          <o:OLEObject Type="Embed" ProgID="Equation.DSMT4" ShapeID="_x0000_i1089" DrawAspect="Content" ObjectID="_1664376012" r:id="rId13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90" type="#_x0000_t75" style="width:14.85pt;height:17.7pt" o:ole="">
            <v:imagedata r:id="rId56" o:title=""/>
          </v:shape>
          <o:OLEObject Type="Embed" ProgID="Equation.DSMT4" ShapeID="_x0000_i1090" DrawAspect="Content" ObjectID="_1664376013" r:id="rId13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91" type="#_x0000_t75" style="width:14.85pt;height:17.7pt" o:ole="">
            <v:imagedata r:id="rId58" o:title=""/>
          </v:shape>
          <o:OLEObject Type="Embed" ProgID="Equation.DSMT4" ShapeID="_x0000_i1091" DrawAspect="Content" ObjectID="_1664376014" r:id="rId13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92" type="#_x0000_t75" style="width:14.3pt;height:17.7pt" o:ole="">
            <v:imagedata r:id="rId60" o:title=""/>
          </v:shape>
          <o:OLEObject Type="Embed" ProgID="Equation.DSMT4" ShapeID="_x0000_i1092" DrawAspect="Content" ObjectID="_1664376015" r:id="rId13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93" type="#_x0000_t75" style="width:24.55pt;height:21.7pt" o:ole="">
            <v:imagedata r:id="rId66" o:title=""/>
          </v:shape>
          <o:OLEObject Type="Embed" ProgID="Equation.DSMT4" ShapeID="_x0000_i1093" DrawAspect="Content" ObjectID="_1664376016" r:id="rId14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94" type="#_x0000_t75" style="width:17.7pt;height:21.7pt" o:ole="">
            <v:imagedata r:id="rId141" o:title=""/>
          </v:shape>
          <o:OLEObject Type="Embed" ProgID="Equation.DSMT4" ShapeID="_x0000_i1094" DrawAspect="Content" ObjectID="_1664376017" r:id="rId14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95" type="#_x0000_t75" style="width:12pt;height:14.85pt" o:ole="">
            <v:imagedata r:id="rId143" o:title=""/>
          </v:shape>
          <o:OLEObject Type="Embed" ProgID="Equation.DSMT4" ShapeID="_x0000_i1095" DrawAspect="Content" ObjectID="_1664376018" r:id="rId14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096" type="#_x0000_t75" style="width:21.7pt;height:21.7pt" o:ole="">
            <v:imagedata r:id="rId145" o:title=""/>
          </v:shape>
          <o:OLEObject Type="Embed" ProgID="Equation.DSMT4" ShapeID="_x0000_i1096" DrawAspect="Content" ObjectID="_1664376019" r:id="rId14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097" type="#_x0000_t75" style="width:66.85pt;height:27.45pt" o:ole="">
            <v:imagedata r:id="rId147" o:title=""/>
          </v:shape>
          <o:OLEObject Type="Embed" ProgID="Equation.DSMT4" ShapeID="_x0000_i1097" DrawAspect="Content" ObjectID="_1664376020" r:id="rId148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098" type="#_x0000_t75" style="width:215.45pt;height:50.3pt" o:ole="">
            <v:imagedata r:id="rId149" o:title=""/>
          </v:shape>
          <o:OLEObject Type="Embed" ProgID="Equation.DSMT4" ShapeID="_x0000_i1098" DrawAspect="Content" ObjectID="_1664376021" r:id="rId15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099" type="#_x0000_t75" style="width:84.55pt;height:39.45pt" o:ole="">
            <v:imagedata r:id="rId151" o:title=""/>
          </v:shape>
          <o:OLEObject Type="Embed" ProgID="Equation.DSMT4" ShapeID="_x0000_i1099" DrawAspect="Content" ObjectID="_1664376022" r:id="rId15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100" type="#_x0000_t75" style="width:357.7pt;height:91.45pt" o:ole="">
            <v:imagedata r:id="rId153" o:title=""/>
          </v:shape>
          <o:OLEObject Type="Embed" ProgID="Equation.DSMT4" ShapeID="_x0000_i1100" DrawAspect="Content" ObjectID="_1664376023" r:id="rId15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101" type="#_x0000_t75" style="width:136pt;height:45.15pt" o:ole="">
            <v:imagedata r:id="rId155" o:title=""/>
          </v:shape>
          <o:OLEObject Type="Embed" ProgID="Equation.DSMT4" ShapeID="_x0000_i1101" DrawAspect="Content" ObjectID="_1664376024" r:id="rId15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102" type="#_x0000_t75" style="width:434.3pt;height:297.7pt" o:ole="">
            <v:imagedata r:id="rId157" o:title="" cropbottom="22594f"/>
          </v:shape>
          <o:OLEObject Type="Embed" ProgID="Visio.Drawing.11" ShapeID="_x0000_i1102" DrawAspect="Content" ObjectID="_1664376025" r:id="rId158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42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103" type="#_x0000_t75" style="width:42.85pt;height:21.7pt" o:ole="">
            <v:imagedata r:id="rId159" o:title=""/>
          </v:shape>
          <o:OLEObject Type="Embed" ProgID="Equation.DSMT4" ShapeID="_x0000_i1103" DrawAspect="Content" ObjectID="_1664376026" r:id="rId16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104" type="#_x0000_t75" style="width:41.7pt;height:21.7pt" o:ole="">
            <v:imagedata r:id="rId161" o:title=""/>
          </v:shape>
          <o:OLEObject Type="Embed" ProgID="Equation.DSMT4" ShapeID="_x0000_i1104" DrawAspect="Content" ObjectID="_1664376027" r:id="rId16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105" type="#_x0000_t75" style="width:14.3pt;height:17.7pt" o:ole="">
            <v:imagedata r:id="rId163" o:title=""/>
          </v:shape>
          <o:OLEObject Type="Embed" ProgID="Equation.DSMT4" ShapeID="_x0000_i1105" DrawAspect="Content" ObjectID="_1664376028" r:id="rId16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106" type="#_x0000_t75" style="width:21.7pt;height:21.7pt" o:ole="">
            <v:imagedata r:id="rId165" o:title=""/>
          </v:shape>
          <o:OLEObject Type="Embed" ProgID="Equation.DSMT4" ShapeID="_x0000_i1106" DrawAspect="Content" ObjectID="_1664376029" r:id="rId16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107" type="#_x0000_t75" style="width:66.85pt;height:21.7pt" o:ole="">
            <v:imagedata r:id="rId167" o:title=""/>
          </v:shape>
          <o:OLEObject Type="Embed" ProgID="Equation.DSMT4" ShapeID="_x0000_i1107" DrawAspect="Content" ObjectID="_1664376030" r:id="rId16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108" type="#_x0000_t75" style="width:42.85pt;height:21.7pt" o:ole="">
            <v:imagedata r:id="rId169" o:title=""/>
          </v:shape>
          <o:OLEObject Type="Embed" ProgID="Equation.DSMT4" ShapeID="_x0000_i1108" DrawAspect="Content" ObjectID="_1664376031" r:id="rId170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</w:t>
      </w:r>
      <w:ins w:id="43" w:author="User" w:date="2020-09-24T15:43:00Z">
        <w:r w:rsidR="007B6FE1">
          <w:rPr>
            <w:color w:val="auto"/>
            <w:szCs w:val="28"/>
          </w:rPr>
          <w:t xml:space="preserve">в качестве примера </w:t>
        </w:r>
      </w:ins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109" type="#_x0000_t75" style="width:25.15pt;height:17.7pt" o:ole="">
            <v:imagedata r:id="rId172" o:title=""/>
          </v:shape>
          <o:OLEObject Type="Embed" ProgID="Equation.DSMT4" ShapeID="_x0000_i1109" DrawAspect="Content" ObjectID="_1664376032" r:id="rId173"/>
        </w:object>
      </w:r>
      <w:r>
        <w:t xml:space="preserve"> </w:t>
      </w:r>
      <w:r w:rsidRPr="00D428DE">
        <w:t xml:space="preserve">= </w:t>
      </w:r>
      <w:r w:rsidRPr="00D428DE">
        <w:rPr>
          <w:rPrChange w:id="44" w:author="User" w:date="2020-09-24T15:49:00Z">
            <w:rPr>
              <w:highlight w:val="yellow"/>
            </w:rPr>
          </w:rPrChange>
        </w:rPr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10" type="#_x0000_t75" style="width:14.3pt;height:17.7pt" o:ole="">
            <v:imagedata r:id="rId174" o:title=""/>
          </v:shape>
          <o:OLEObject Type="Embed" ProgID="Equation.DSMT4" ShapeID="_x0000_i1110" DrawAspect="Content" ObjectID="_1664376033" r:id="rId175"/>
        </w:object>
      </w:r>
      <w:r>
        <w:t xml:space="preserve"> = 4 мкс, </w:t>
      </w:r>
      <w:r w:rsidRPr="007778F6">
        <w:rPr>
          <w:position w:val="-12"/>
        </w:rPr>
        <w:object w:dxaOrig="400" w:dyaOrig="380" w14:anchorId="106B182A">
          <v:shape id="_x0000_i1111" type="#_x0000_t75" style="width:20pt;height:17.7pt" o:ole="">
            <v:imagedata r:id="rId176" o:title=""/>
          </v:shape>
          <o:OLEObject Type="Embed" ProgID="Equation.DSMT4" ShapeID="_x0000_i1111" DrawAspect="Content" ObjectID="_1664376034" r:id="rId177"/>
        </w:object>
      </w:r>
      <w:r>
        <w:t xml:space="preserve"> = 2 мкс, </w:t>
      </w:r>
      <w:r w:rsidRPr="007778F6">
        <w:rPr>
          <w:position w:val="-12"/>
        </w:rPr>
        <w:object w:dxaOrig="440" w:dyaOrig="380" w14:anchorId="778AB4DB">
          <v:shape id="_x0000_i1112" type="#_x0000_t75" style="width:21.7pt;height:17.7pt" o:ole="">
            <v:imagedata r:id="rId178" o:title=""/>
          </v:shape>
          <o:OLEObject Type="Embed" ProgID="Equation.DSMT4" ShapeID="_x0000_i1112" DrawAspect="Content" ObjectID="_1664376035" r:id="rId179"/>
        </w:object>
      </w:r>
      <w:r>
        <w:t>= 10 мкс</w:t>
      </w:r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14C60F74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ins w:id="45" w:author="User" w:date="2020-09-24T15:42:00Z">
        <w:r w:rsidR="007B6FE1">
          <w:rPr>
            <w:color w:val="auto"/>
            <w:szCs w:val="28"/>
          </w:rPr>
          <w:t>,</w:t>
        </w:r>
      </w:ins>
      <w:r w:rsidR="009463AB">
        <w:rPr>
          <w:color w:val="auto"/>
          <w:szCs w:val="28"/>
        </w:rPr>
        <w:t xml:space="preserve"> равно</w:t>
      </w:r>
      <w:ins w:id="46" w:author="User" w:date="2020-09-24T15:42:00Z">
        <w:r w:rsidR="007B6FE1">
          <w:rPr>
            <w:color w:val="auto"/>
            <w:szCs w:val="28"/>
          </w:rPr>
          <w:t>го</w:t>
        </w:r>
      </w:ins>
      <w:del w:id="47" w:author="User" w:date="2020-09-24T15:42:00Z">
        <w:r w:rsidR="009463AB" w:rsidDel="007B6FE1">
          <w:rPr>
            <w:color w:val="auto"/>
            <w:szCs w:val="28"/>
          </w:rPr>
          <w:delText>му</w:delText>
        </w:r>
      </w:del>
      <w:r w:rsidR="009463AB">
        <w:rPr>
          <w:color w:val="auto"/>
          <w:szCs w:val="28"/>
        </w:rPr>
        <w:t xml:space="preserve">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 w14:anchorId="1F493F34">
          <v:shape id="_x0000_i1113" type="#_x0000_t75" style="width:50.3pt;height:17.7pt" o:ole="">
            <v:imagedata r:id="rId180" o:title=""/>
          </v:shape>
          <o:OLEObject Type="Embed" ProgID="Equation.DSMT4" ShapeID="_x0000_i1113" DrawAspect="Content" ObjectID="_1664376036" r:id="rId18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14" type="#_x0000_t75" style="width:42.85pt;height:17.7pt" o:ole="">
            <v:imagedata r:id="rId182" o:title=""/>
          </v:shape>
          <o:OLEObject Type="Embed" ProgID="Equation.DSMT4" ShapeID="_x0000_i1114" DrawAspect="Content" ObjectID="_1664376037" r:id="rId183"/>
        </w:object>
      </w:r>
      <w:r w:rsidR="00054916">
        <w:t>.</w:t>
      </w:r>
    </w:p>
    <w:p w14:paraId="2F80419C" w14:textId="77777777" w:rsidR="002E7679" w:rsidRPr="00D428DE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  <w:rPrChange w:id="48" w:author="User" w:date="2020-09-24T15:49:00Z">
            <w:rPr>
              <w:color w:val="auto"/>
              <w:szCs w:val="28"/>
              <w:highlight w:val="yellow"/>
            </w:rPr>
          </w:rPrChange>
        </w:rPr>
      </w:pPr>
      <w:r w:rsidRPr="00D428DE">
        <w:rPr>
          <w:rPrChange w:id="49" w:author="User" w:date="2020-09-24T15:49:00Z">
            <w:rPr>
              <w:highlight w:val="yellow"/>
            </w:rPr>
          </w:rPrChange>
        </w:rPr>
        <w:t>Расчет координат</w:t>
      </w:r>
      <w:r w:rsidR="00006EF9" w:rsidRPr="00D428DE">
        <w:rPr>
          <w:rPrChange w:id="50" w:author="User" w:date="2020-09-24T15:49:00Z">
            <w:rPr>
              <w:highlight w:val="yellow"/>
            </w:rPr>
          </w:rPrChange>
        </w:rPr>
        <w:t xml:space="preserve">ы </w:t>
      </w:r>
      <w:r w:rsidR="00006EF9" w:rsidRPr="00D428DE">
        <w:rPr>
          <w:lang w:val="en-US"/>
          <w:rPrChange w:id="51" w:author="User" w:date="2020-09-24T15:49:00Z">
            <w:rPr>
              <w:highlight w:val="yellow"/>
              <w:lang w:val="en-US"/>
            </w:rPr>
          </w:rPrChange>
        </w:rPr>
        <w:t>x</w:t>
      </w:r>
      <w:r w:rsidRPr="00D428DE">
        <w:rPr>
          <w:rPrChange w:id="52" w:author="User" w:date="2020-09-24T15:49:00Z">
            <w:rPr>
              <w:highlight w:val="yellow"/>
            </w:rPr>
          </w:rPrChange>
        </w:rPr>
        <w:t xml:space="preserve"> пространст</w:t>
      </w:r>
      <w:r w:rsidR="00006EF9" w:rsidRPr="00D428DE">
        <w:rPr>
          <w:rPrChange w:id="53" w:author="User" w:date="2020-09-24T15:49:00Z">
            <w:rPr>
              <w:highlight w:val="yellow"/>
            </w:rPr>
          </w:rPrChange>
        </w:rPr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15" type="#_x0000_t75" style="width:98.85pt;height:42.85pt" o:ole="">
            <v:imagedata r:id="rId184" o:title=""/>
          </v:shape>
          <o:OLEObject Type="Embed" ProgID="Equation.DSMT4" ShapeID="_x0000_i1115" DrawAspect="Content" ObjectID="_1664376038" r:id="rId18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16" type="#_x0000_t75" style="width:101.15pt;height:42.85pt" o:ole="">
            <v:imagedata r:id="rId186" o:title=""/>
          </v:shape>
          <o:OLEObject Type="Embed" ProgID="Equation.DSMT4" ShapeID="_x0000_i1116" DrawAspect="Content" ObjectID="_1664376039" r:id="rId187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54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D1B1E83" w:rsidR="009629A3" w:rsidRDefault="00186DC2" w:rsidP="00E9292B">
      <w:pPr>
        <w:pStyle w:val="ad"/>
        <w:spacing w:line="240" w:lineRule="auto"/>
        <w:ind w:left="0" w:firstLine="0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17" type="#_x0000_t75" style="width:178.3pt;height:32.55pt" o:ole="">
            <v:imagedata r:id="rId188" o:title=""/>
          </v:shape>
          <o:OLEObject Type="Embed" ProgID="Equation.DSMT4" ShapeID="_x0000_i1117" DrawAspect="Content" ObjectID="_1664376040" r:id="rId189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55" w:author="User" w:date="2020-09-24T16:51:00Z">
        <w:r w:rsidDel="00D428DE">
          <w:rPr>
            <w:szCs w:val="28"/>
          </w:rPr>
          <w:delText xml:space="preserve">квадратура </w:delText>
        </w:r>
      </w:del>
      <w:ins w:id="56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18" type="#_x0000_t75" style="width:14.3pt;height:17.7pt" o:ole="">
            <v:imagedata r:id="rId190" o:title=""/>
          </v:shape>
          <o:OLEObject Type="Embed" ProgID="Equation.DSMT4" ShapeID="_x0000_i1118" DrawAspect="Content" ObjectID="_1664376041" r:id="rId191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57" w:name="_Toc500412058"/>
      <w:bookmarkStart w:id="58" w:name="_Toc39744828"/>
      <w:r>
        <w:t xml:space="preserve">Пояснения к </w:t>
      </w:r>
      <w:r w:rsidR="00402362">
        <w:t>алгоритм</w:t>
      </w:r>
      <w:bookmarkEnd w:id="57"/>
      <w:bookmarkEnd w:id="58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77777777" w:rsidR="00402362" w:rsidRPr="00954DCC" w:rsidRDefault="00961578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580" w:dyaOrig="1020" w14:anchorId="64938EA8">
          <v:shape id="_x0000_i1119" type="#_x0000_t75" style="width:379.45pt;height:50.3pt" o:ole="">
            <v:imagedata r:id="rId192" o:title=""/>
          </v:shape>
          <o:OLEObject Type="Embed" ProgID="Equation.DSMT4" ShapeID="_x0000_i1119" DrawAspect="Content" ObjectID="_1664376042" r:id="rId193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20" type="#_x0000_t75" style="width:25.15pt;height:21.7pt" o:ole="">
            <v:imagedata r:id="rId194" o:title=""/>
          </v:shape>
          <o:OLEObject Type="Embed" ProgID="Equation.DSMT4" ShapeID="_x0000_i1120" DrawAspect="Content" ObjectID="_1664376043" r:id="rId19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21" type="#_x0000_t75" style="width:37.15pt;height:25.15pt" o:ole="">
            <v:imagedata r:id="rId196" o:title=""/>
          </v:shape>
          <o:OLEObject Type="Embed" ProgID="Equation.DSMT4" ShapeID="_x0000_i1121" DrawAspect="Content" ObjectID="_1664376044" r:id="rId197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7422D8D3" w:rsidR="00402362" w:rsidRPr="00FA18A2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180" w:dyaOrig="1140" w14:anchorId="0570E068">
          <v:shape id="_x0000_i1122" type="#_x0000_t75" style="width:357.7pt;height:57.15pt" o:ole="">
            <v:imagedata r:id="rId198" o:title=""/>
          </v:shape>
          <o:OLEObject Type="Embed" ProgID="Equation.DSMT4" ShapeID="_x0000_i1122" DrawAspect="Content" ObjectID="_1664376045" r:id="rId199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80" w:dyaOrig="1020" w14:anchorId="565DB924">
          <v:shape id="_x0000_i1123" type="#_x0000_t75" style="width:108.55pt;height:52pt" o:ole="">
            <v:imagedata r:id="rId200" o:title=""/>
          </v:shape>
          <o:OLEObject Type="Embed" ProgID="Equation.DSMT4" ShapeID="_x0000_i1123" DrawAspect="Content" ObjectID="_1664376046" r:id="rId20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640" w:dyaOrig="1140" w14:anchorId="64947F3B">
          <v:shape id="_x0000_i1124" type="#_x0000_t75" style="width:181.7pt;height:57.15pt" o:ole="">
            <v:imagedata r:id="rId202" o:title=""/>
          </v:shape>
          <o:OLEObject Type="Embed" ProgID="Equation.DSMT4" ShapeID="_x0000_i1124" DrawAspect="Content" ObjectID="_1664376047" r:id="rId20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ins w:id="59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60" w:author="User" w:date="2020-09-24T15:55:00Z">
        <w:r w:rsidR="00402362" w:rsidDel="00D428DE">
          <w:rPr>
            <w:color w:val="auto"/>
          </w:rPr>
          <w:delText xml:space="preserve">линейная </w:delText>
        </w:r>
      </w:del>
      <w:ins w:id="61" w:author="User" w:date="2020-09-24T15:55:00Z">
        <w:r w:rsidR="00D428DE">
          <w:rPr>
            <w:color w:val="auto"/>
          </w:rPr>
          <w:t xml:space="preserve">линейную </w:t>
        </w:r>
      </w:ins>
      <w:del w:id="62" w:author="User" w:date="2020-09-24T15:55:00Z">
        <w:r w:rsidR="00402362" w:rsidDel="00D428DE">
          <w:rPr>
            <w:color w:val="auto"/>
          </w:rPr>
          <w:delText xml:space="preserve">частотная </w:delText>
        </w:r>
      </w:del>
      <w:ins w:id="63" w:author="User" w:date="2020-09-24T15:55:00Z">
        <w:r w:rsidR="00D428DE">
          <w:rPr>
            <w:color w:val="auto"/>
          </w:rPr>
          <w:t xml:space="preserve">частотную </w:t>
        </w:r>
      </w:ins>
      <w:del w:id="64" w:author="User" w:date="2020-09-24T15:55:00Z">
        <w:r w:rsidR="00402362" w:rsidDel="00D428DE">
          <w:rPr>
            <w:color w:val="auto"/>
          </w:rPr>
          <w:delText>модуляция</w:delText>
        </w:r>
      </w:del>
      <w:ins w:id="65" w:author="User" w:date="2020-09-24T15:55:00Z">
        <w:r w:rsidR="00D428DE">
          <w:rPr>
            <w:color w:val="auto"/>
          </w:rPr>
          <w:t>модуляцию</w:t>
        </w:r>
      </w:ins>
      <w:ins w:id="66" w:author="User" w:date="2020-09-24T16:27:00Z">
        <w:r w:rsidR="00D428DE">
          <w:rPr>
            <w:color w:val="auto"/>
          </w:rPr>
          <w:t xml:space="preserve"> зондирующего сигнала</w:t>
        </w:r>
      </w:ins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125" type="#_x0000_t75" style="width:25.15pt;height:19.45pt" o:ole="">
            <v:imagedata r:id="rId204" o:title=""/>
          </v:shape>
          <o:OLEObject Type="Embed" ProgID="Equation.DSMT4" ShapeID="_x0000_i1125" DrawAspect="Content" ObjectID="_1664376048" r:id="rId20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126" type="#_x0000_t75" style="width:14.3pt;height:19.45pt" o:ole="">
            <v:imagedata r:id="rId206" o:title=""/>
          </v:shape>
          <o:OLEObject Type="Embed" ProgID="Equation.DSMT4" ShapeID="_x0000_i1126" DrawAspect="Content" ObjectID="_1664376049" r:id="rId20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127" type="#_x0000_t75" style="width:10.3pt;height:12pt" o:ole="">
            <v:imagedata r:id="rId208" o:title=""/>
          </v:shape>
          <o:OLEObject Type="Embed" ProgID="Equation.DSMT4" ShapeID="_x0000_i1127" DrawAspect="Content" ObjectID="_1664376050" r:id="rId20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197FF5E3" w:rsidR="00402362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80" w:dyaOrig="1020" w14:anchorId="5BE98745">
          <v:shape id="_x0000_i1128" type="#_x0000_t75" style="width:107.45pt;height:50.3pt" o:ole="">
            <v:imagedata r:id="rId210" o:title=""/>
          </v:shape>
          <o:OLEObject Type="Embed" ProgID="Equation.DSMT4" ShapeID="_x0000_i1128" DrawAspect="Content" ObjectID="_1664376051" r:id="rId211"/>
        </w:object>
      </w:r>
      <w:r w:rsidR="00402362" w:rsidRPr="00D428DE">
        <w:rPr>
          <w:color w:val="auto"/>
          <w:rPrChange w:id="67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D428DE">
        <w:rPr>
          <w:color w:val="auto"/>
          <w:rPrChange w:id="68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69" w:author="User" w:date="2020-09-24T15:56:00Z">
        <w:r w:rsidR="00D428DE" w:rsidRPr="00D428DE">
          <w:rPr>
            <w:color w:val="auto"/>
            <w:rPrChange w:id="70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71" w:author="User" w:date="2020-09-24T15:56:00Z">
        <w:r w:rsidR="00402362" w:rsidRPr="00D428DE" w:rsidDel="00D428DE">
          <w:rPr>
            <w:color w:val="auto"/>
            <w:rPrChange w:id="72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73" w:author="User" w:date="2020-09-24T15:56:00Z">
        <w:r w:rsidR="00D428DE" w:rsidRPr="00D428DE">
          <w:rPr>
            <w:color w:val="auto"/>
            <w:rPrChange w:id="74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75" w:author="User" w:date="2020-09-24T15:56:00Z">
        <w:r w:rsidR="00402362" w:rsidRPr="00D428DE" w:rsidDel="00D428DE">
          <w:rPr>
            <w:color w:val="auto"/>
            <w:rPrChange w:id="76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77" w:author="User" w:date="2020-09-24T15:56:00Z">
        <w:r w:rsidR="00D428DE" w:rsidRPr="00D428DE">
          <w:rPr>
            <w:color w:val="auto"/>
            <w:rPrChange w:id="78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79" w:author="User" w:date="2020-09-24T15:57:00Z">
        <w:r w:rsidR="00D428DE" w:rsidRPr="00D428DE">
          <w:rPr>
            <w:color w:val="auto"/>
            <w:rPrChange w:id="80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81" w:author="User" w:date="2020-09-24T15:57:00Z">
        <w:r w:rsidR="00402362" w:rsidRPr="00D428DE" w:rsidDel="00D428DE">
          <w:rPr>
            <w:color w:val="auto"/>
            <w:rPrChange w:id="82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83" w:author="User" w:date="2020-09-24T15:57:00Z">
        <w:r w:rsidR="00D428DE" w:rsidRPr="00D428DE">
          <w:rPr>
            <w:color w:val="auto"/>
            <w:rPrChange w:id="84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="00402362" w:rsidRPr="00D428DE">
        <w:rPr>
          <w:color w:val="auto"/>
          <w:rPrChange w:id="85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="00402362" w:rsidRPr="00D428DE">
        <w:rPr>
          <w:color w:val="auto"/>
        </w:rPr>
        <w:t xml:space="preserve">, </w:t>
      </w:r>
      <w:ins w:id="86" w:author="User" w:date="2020-09-24T15:57:00Z">
        <w:r w:rsidR="00D428DE" w:rsidRPr="00D428DE">
          <w:rPr>
            <w:color w:val="auto"/>
          </w:rPr>
          <w:t xml:space="preserve">обусловленную </w:t>
        </w:r>
      </w:ins>
      <w:del w:id="87" w:author="User" w:date="2020-09-24T15:57:00Z">
        <w:r w:rsidR="00402362" w:rsidRPr="00D428DE" w:rsidDel="00D428DE">
          <w:rPr>
            <w:color w:val="auto"/>
          </w:rPr>
          <w:delText xml:space="preserve">характеризующая </w:delText>
        </w:r>
      </w:del>
      <w:r w:rsidR="00402362" w:rsidRPr="00D428DE">
        <w:rPr>
          <w:color w:val="auto"/>
        </w:rPr>
        <w:t>изменение</w:t>
      </w:r>
      <w:ins w:id="88" w:author="User" w:date="2020-09-24T15:57:00Z">
        <w:r w:rsidR="00D428DE" w:rsidRPr="00D428DE">
          <w:rPr>
            <w:color w:val="auto"/>
          </w:rPr>
          <w:t>м</w:t>
        </w:r>
      </w:ins>
      <w:r w:rsidR="00402362" w:rsidRPr="00D428DE">
        <w:rPr>
          <w:color w:val="auto"/>
        </w:rPr>
        <w:t xml:space="preserve"> радиальной скорости носителя БРЛС и </w:t>
      </w:r>
      <w:r w:rsidR="00A57E25" w:rsidRPr="00A57E25">
        <w:rPr>
          <w:color w:val="auto"/>
        </w:rPr>
        <w:t>постановщиком помех</w:t>
      </w:r>
      <w:r w:rsidR="00402362" w:rsidRPr="00D428DE">
        <w:rPr>
          <w:color w:val="auto"/>
        </w:rPr>
        <w:t xml:space="preserve"> на интервале синтезирования</w:t>
      </w:r>
      <w:r w:rsidR="00402362">
        <w:rPr>
          <w:color w:val="auto"/>
        </w:rPr>
        <w:t xml:space="preserve"> (комплексный отсчет траекторного сигнала).</w:t>
      </w:r>
    </w:p>
    <w:p w14:paraId="7CD4CCB6" w14:textId="0E4285B7" w:rsidR="00A57E25" w:rsidRDefault="00A57E25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99" w:dyaOrig="440" w14:anchorId="11E6721B">
          <v:shape id="_x0000_i1129" type="#_x0000_t75" style="width:49.7pt;height:22.3pt" o:ole="">
            <v:imagedata r:id="rId212" o:title=""/>
          </v:shape>
          <o:OLEObject Type="Embed" ProgID="Equation.DSMT4" ShapeID="_x0000_i1129" DrawAspect="Content" ObjectID="_1664376052" r:id="rId213"/>
        </w:object>
      </w:r>
      <w: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A57E25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920" w:dyaOrig="499" w14:anchorId="4C298844">
          <v:shape id="_x0000_i1130" type="#_x0000_t75" style="width:46.3pt;height:25.15pt" o:ole="">
            <v:imagedata r:id="rId214" o:title=""/>
          </v:shape>
          <o:OLEObject Type="Embed" ProgID="Equation.DSMT4" ShapeID="_x0000_i1130" DrawAspect="Content" ObjectID="_1664376053" r:id="rId215"/>
        </w:object>
      </w:r>
      <w: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131" type="#_x0000_t75" style="width:5in;height:284pt" o:ole="">
            <v:imagedata r:id="rId216" o:title=""/>
          </v:shape>
          <o:OLEObject Type="Embed" ProgID="Visio.Drawing.11" ShapeID="_x0000_i1131" DrawAspect="Content" ObjectID="_1664376054" r:id="rId217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32" type="#_x0000_t75" style="width:12pt;height:21.7pt" o:ole="">
            <v:imagedata r:id="rId218" o:title=""/>
          </v:shape>
          <o:OLEObject Type="Embed" ProgID="Equation.DSMT4" ShapeID="_x0000_i1132" DrawAspect="Content" ObjectID="_1664376055" r:id="rId21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33" type="#_x0000_t75" style="width:24.55pt;height:21.7pt" o:ole="">
            <v:imagedata r:id="rId220" o:title=""/>
          </v:shape>
          <o:OLEObject Type="Embed" ProgID="Equation.DSMT4" ShapeID="_x0000_i1133" DrawAspect="Content" ObjectID="_1664376056" r:id="rId22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34" type="#_x0000_t75" style="width:25.15pt;height:21.7pt" o:ole="">
            <v:imagedata r:id="rId222" o:title=""/>
          </v:shape>
          <o:OLEObject Type="Embed" ProgID="Equation.DSMT4" ShapeID="_x0000_i1134" DrawAspect="Content" ObjectID="_1664376057" r:id="rId22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35" type="#_x0000_t75" style="width:24.55pt;height:21.7pt" o:ole="">
            <v:imagedata r:id="rId224" o:title=""/>
          </v:shape>
          <o:OLEObject Type="Embed" ProgID="Equation.DSMT4" ShapeID="_x0000_i1135" DrawAspect="Content" ObjectID="_1664376058" r:id="rId225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136" type="#_x0000_t75" style="width:16.55pt;height:19.45pt" o:ole="">
            <v:imagedata r:id="rId226" o:title=""/>
          </v:shape>
          <o:OLEObject Type="Embed" ProgID="Equation.DSMT4" ShapeID="_x0000_i1136" DrawAspect="Content" ObjectID="_1664376059" r:id="rId227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137" type="#_x0000_t75" style="width:16.55pt;height:19.45pt" o:ole="">
            <v:imagedata r:id="rId226" o:title=""/>
          </v:shape>
          <o:OLEObject Type="Embed" ProgID="Equation.DSMT4" ShapeID="_x0000_i1137" DrawAspect="Content" ObjectID="_1664376060" r:id="rId228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138" type="#_x0000_t75" style="width:16.55pt;height:19.45pt" o:ole="">
            <v:imagedata r:id="rId226" o:title=""/>
          </v:shape>
          <o:OLEObject Type="Embed" ProgID="Equation.DSMT4" ShapeID="_x0000_i1138" DrawAspect="Content" ObjectID="_1664376061" r:id="rId229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139" type="#_x0000_t75" style="width:19.45pt;height:17.7pt" o:ole="">
            <v:imagedata r:id="rId34" o:title=""/>
          </v:shape>
          <o:OLEObject Type="Embed" ProgID="Equation.DSMT4" ShapeID="_x0000_i1139" DrawAspect="Content" ObjectID="_1664376062" r:id="rId230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40" type="#_x0000_t75" style="width:16.55pt;height:17.7pt" o:ole="">
            <v:imagedata r:id="rId231" o:title=""/>
          </v:shape>
          <o:OLEObject Type="Embed" ProgID="Equation.DSMT4" ShapeID="_x0000_i1140" DrawAspect="Content" ObjectID="_1664376063" r:id="rId232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псевдослучайному закону, когда фаза меняется на значения </w:t>
      </w:r>
      <w:r>
        <w:rPr>
          <w:color w:val="auto"/>
          <w:szCs w:val="28"/>
          <w:lang w:eastAsia="en-US"/>
        </w:rPr>
        <w:t>0 и π с периодом</w:t>
      </w:r>
      <w:r>
        <w:rPr>
          <w:color w:val="auto"/>
          <w:szCs w:val="28"/>
          <w:lang w:eastAsia="en-US"/>
        </w:rPr>
        <w:t>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</w:t>
      </w:r>
      <w:r>
        <w:rPr>
          <w:color w:val="auto"/>
          <w:szCs w:val="28"/>
          <w:lang w:eastAsia="en-US"/>
        </w:rPr>
        <w:t>, по закону М-последовательности.</w:t>
      </w:r>
    </w:p>
    <w:p w14:paraId="6FE56C7C" w14:textId="768E1A19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</w:t>
      </w:r>
      <w:r w:rsidR="002F3A41">
        <w:rPr>
          <w:color w:val="auto"/>
          <w:szCs w:val="28"/>
          <w:lang w:eastAsia="en-US"/>
        </w:rPr>
        <w:lastRenderedPageBreak/>
        <w:t>приемнике БРЛС, что в свою очередь значительно уменьшит энергетику помехи на выходе устройства когерентного накопления.</w:t>
      </w:r>
    </w:p>
    <w:p w14:paraId="09EDECBB" w14:textId="4FBDF712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__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661622DC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__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28A1D877" w:rsidR="006039F4" w:rsidRDefault="006039F4" w:rsidP="006039F4">
      <w:pPr>
        <w:spacing w:line="240" w:lineRule="auto"/>
        <w:ind w:firstLine="708"/>
      </w:pPr>
      <w:r>
        <w:t>Результат 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1023E548" w:rsidR="002F3A41" w:rsidRDefault="00260F0C" w:rsidP="002F3A41">
      <w:pPr>
        <w:spacing w:line="240" w:lineRule="auto"/>
        <w:ind w:firstLine="0"/>
      </w:pPr>
      <w:r>
        <w:t xml:space="preserve">Рисунок __ </w:t>
      </w:r>
      <w:r>
        <w:noBreakHyphen/>
        <w:t xml:space="preserve"> Выход устройства согласованной обработки канала дальности</w:t>
      </w: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lastRenderedPageBreak/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>π позволяет сформировать на выходе устройства согласованной обработки многочисленные отметки, расположенные на равных интервалах 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4099EE4D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Сигнал с фазовой псевдослучайной манипуляцией и закон модуляции приведены на рисунке __.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356152BD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Закон модуляции получен из М-последовательности с основанием 8. Длительность периода коммутации 0.03 мкс.</w:t>
      </w:r>
    </w:p>
    <w:p w14:paraId="6814A068" w14:textId="10CC9D9E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>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lastRenderedPageBreak/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0421DBF4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0C43981C" w14:textId="77777777" w:rsidR="000C1B4E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p w14:paraId="182F316E" w14:textId="77777777" w:rsidR="000C1B4E" w:rsidRPr="00257416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bookmarkStart w:id="89" w:name="_GoBack"/>
      <w:bookmarkEnd w:id="89"/>
    </w:p>
    <w:sectPr w:rsidR="000C1B4E" w:rsidRPr="002574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66C7"/>
    <w:rsid w:val="001C6E2D"/>
    <w:rsid w:val="001D7B3A"/>
    <w:rsid w:val="001E1CD2"/>
    <w:rsid w:val="001F4734"/>
    <w:rsid w:val="0020002E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039F4"/>
    <w:rsid w:val="00625566"/>
    <w:rsid w:val="00642ADD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5861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67DDA"/>
    <w:rsid w:val="00B7303F"/>
    <w:rsid w:val="00B766CD"/>
    <w:rsid w:val="00B767B1"/>
    <w:rsid w:val="00B77BF8"/>
    <w:rsid w:val="00B8559A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7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10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89.bin"/><Relationship Id="rId216" Type="http://schemas.openxmlformats.org/officeDocument/2006/relationships/image" Target="media/image105.emf"/><Relationship Id="rId237" Type="http://schemas.openxmlformats.org/officeDocument/2006/relationships/fontTable" Target="fontTable.xml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e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2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8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theme" Target="theme/theme1.xml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image" Target="media/image72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3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6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4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9.wmf"/><Relationship Id="rId219" Type="http://schemas.openxmlformats.org/officeDocument/2006/relationships/oleObject" Target="embeddings/oleObject108.bin"/><Relationship Id="rId230" Type="http://schemas.openxmlformats.org/officeDocument/2006/relationships/oleObject" Target="embeddings/oleObject115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11.bin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5.emf"/><Relationship Id="rId26" Type="http://schemas.openxmlformats.org/officeDocument/2006/relationships/image" Target="media/image11.wmf"/><Relationship Id="rId231" Type="http://schemas.openxmlformats.org/officeDocument/2006/relationships/image" Target="media/image1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1.bin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e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image" Target="media/image85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8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33" Type="http://schemas.openxmlformats.org/officeDocument/2006/relationships/image" Target="media/image112.e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0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86" Type="http://schemas.microsoft.com/office/2011/relationships/commentsExtended" Target="commentsExtended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3.e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5.bin"/><Relationship Id="rId157" Type="http://schemas.openxmlformats.org/officeDocument/2006/relationships/image" Target="media/image75.emf"/><Relationship Id="rId178" Type="http://schemas.openxmlformats.org/officeDocument/2006/relationships/image" Target="media/image8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235" Type="http://schemas.openxmlformats.org/officeDocument/2006/relationships/image" Target="media/image114.e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14</Pages>
  <Words>2368</Words>
  <Characters>13498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16</cp:revision>
  <dcterms:created xsi:type="dcterms:W3CDTF">2020-10-07T06:53:00Z</dcterms:created>
  <dcterms:modified xsi:type="dcterms:W3CDTF">2020-10-16T14:43:00Z</dcterms:modified>
</cp:coreProperties>
</file>