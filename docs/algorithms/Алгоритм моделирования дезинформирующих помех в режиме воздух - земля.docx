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EFEAEF" w14:textId="06FCD439" w:rsidR="006E0299" w:rsidRDefault="006E0299" w:rsidP="00ED688D">
      <w:pPr>
        <w:pStyle w:val="12"/>
        <w:spacing w:after="240" w:line="240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14:paraId="4FDFE62A" w14:textId="77777777" w:rsidTr="006E0299">
        <w:trPr>
          <w:jc w:val="center"/>
        </w:trPr>
        <w:tc>
          <w:tcPr>
            <w:tcW w:w="1548" w:type="dxa"/>
            <w:hideMark/>
          </w:tcPr>
          <w:p w14:paraId="4414AE29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14:paraId="686A44D7" w14:textId="77777777" w:rsidR="006E0299" w:rsidRDefault="006E0299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14:paraId="40D5E084" w14:textId="77777777" w:rsidTr="006E0299">
        <w:trPr>
          <w:jc w:val="center"/>
        </w:trPr>
        <w:tc>
          <w:tcPr>
            <w:tcW w:w="1548" w:type="dxa"/>
            <w:hideMark/>
          </w:tcPr>
          <w:p w14:paraId="5B8DAEF9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14:paraId="657E7EDD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14:paraId="3516BF4C" w14:textId="77777777" w:rsidTr="006E0299">
        <w:trPr>
          <w:jc w:val="center"/>
        </w:trPr>
        <w:tc>
          <w:tcPr>
            <w:tcW w:w="1548" w:type="dxa"/>
          </w:tcPr>
          <w:p w14:paraId="681307EF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14:paraId="3D244FD0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14:paraId="20012045" w14:textId="77777777" w:rsidTr="006E0299">
        <w:trPr>
          <w:jc w:val="center"/>
        </w:trPr>
        <w:tc>
          <w:tcPr>
            <w:tcW w:w="1548" w:type="dxa"/>
          </w:tcPr>
          <w:p w14:paraId="44B58D3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14:paraId="03F66EB1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14:paraId="6DD6C883" w14:textId="77777777" w:rsidTr="006E0299">
        <w:trPr>
          <w:jc w:val="center"/>
        </w:trPr>
        <w:tc>
          <w:tcPr>
            <w:tcW w:w="1548" w:type="dxa"/>
            <w:hideMark/>
          </w:tcPr>
          <w:p w14:paraId="663FB1BC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14:paraId="34925BC1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14:paraId="235E02B5" w14:textId="77777777" w:rsidTr="006E0299">
        <w:trPr>
          <w:jc w:val="center"/>
        </w:trPr>
        <w:tc>
          <w:tcPr>
            <w:tcW w:w="1548" w:type="dxa"/>
            <w:hideMark/>
          </w:tcPr>
          <w:p w14:paraId="63D73BC7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14:paraId="531D3A9A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14:paraId="36237A6F" w14:textId="77777777" w:rsidTr="006E0299">
        <w:trPr>
          <w:jc w:val="center"/>
        </w:trPr>
        <w:tc>
          <w:tcPr>
            <w:tcW w:w="1548" w:type="dxa"/>
            <w:hideMark/>
          </w:tcPr>
          <w:p w14:paraId="689AAEA5" w14:textId="77777777" w:rsidR="006E0299" w:rsidRDefault="006E0299" w:rsidP="00ED688D">
            <w:pPr>
              <w:pStyle w:val="a5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14:paraId="112AE86E" w14:textId="77777777" w:rsidR="006E0299" w:rsidRDefault="006E0299" w:rsidP="00ED688D">
            <w:pPr>
              <w:pStyle w:val="a5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14:paraId="4F6A98E6" w14:textId="77777777" w:rsidTr="006E0299">
        <w:trPr>
          <w:jc w:val="center"/>
        </w:trPr>
        <w:tc>
          <w:tcPr>
            <w:tcW w:w="1548" w:type="dxa"/>
            <w:hideMark/>
          </w:tcPr>
          <w:p w14:paraId="0A1CD03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14:paraId="0E6B8F7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14:paraId="4EC2B85C" w14:textId="77777777" w:rsidTr="006E0299">
        <w:trPr>
          <w:jc w:val="center"/>
        </w:trPr>
        <w:tc>
          <w:tcPr>
            <w:tcW w:w="1548" w:type="dxa"/>
            <w:hideMark/>
          </w:tcPr>
          <w:p w14:paraId="477887E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14:paraId="76023BF2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14:paraId="5AC88345" w14:textId="77777777" w:rsidTr="006E0299">
        <w:trPr>
          <w:jc w:val="center"/>
        </w:trPr>
        <w:tc>
          <w:tcPr>
            <w:tcW w:w="1548" w:type="dxa"/>
            <w:hideMark/>
          </w:tcPr>
          <w:p w14:paraId="1F278E98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14:paraId="4B9629A5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14:paraId="7507B3E4" w14:textId="77777777" w:rsidTr="006E0299">
        <w:trPr>
          <w:jc w:val="center"/>
        </w:trPr>
        <w:tc>
          <w:tcPr>
            <w:tcW w:w="1548" w:type="dxa"/>
          </w:tcPr>
          <w:p w14:paraId="5960D039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14:paraId="7220F298" w14:textId="77777777" w:rsidR="00312CDF" w:rsidRDefault="00312CDF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14:paraId="5ACD4945" w14:textId="77777777" w:rsidTr="006E0299">
        <w:trPr>
          <w:jc w:val="center"/>
        </w:trPr>
        <w:tc>
          <w:tcPr>
            <w:tcW w:w="1548" w:type="dxa"/>
            <w:hideMark/>
          </w:tcPr>
          <w:p w14:paraId="438D29A3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14:paraId="19833D24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14:paraId="7B24B841" w14:textId="77777777" w:rsidTr="006E0299">
        <w:trPr>
          <w:jc w:val="center"/>
        </w:trPr>
        <w:tc>
          <w:tcPr>
            <w:tcW w:w="1548" w:type="dxa"/>
            <w:hideMark/>
          </w:tcPr>
          <w:p w14:paraId="1080C8F1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14:paraId="37A9761B" w14:textId="77777777" w:rsidR="006E0299" w:rsidRDefault="006E0299" w:rsidP="00ED688D">
            <w:pPr>
              <w:pStyle w:val="a5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14:paraId="4ABD9CA2" w14:textId="77777777" w:rsidR="006E0299" w:rsidRDefault="006E0299" w:rsidP="00ED688D">
      <w:pPr>
        <w:spacing w:line="240" w:lineRule="auto"/>
      </w:pPr>
    </w:p>
    <w:p w14:paraId="672ED8FA" w14:textId="77777777" w:rsidR="006E0299" w:rsidRDefault="006E0299" w:rsidP="00ED688D">
      <w:pPr>
        <w:spacing w:line="240" w:lineRule="auto"/>
        <w:rPr>
          <w:rFonts w:eastAsia="仿宋" w:cs="Arial"/>
          <w:szCs w:val="28"/>
        </w:rPr>
      </w:pPr>
      <w:r>
        <w:br w:type="page"/>
      </w:r>
    </w:p>
    <w:p w14:paraId="0B46DEC4" w14:textId="602B5823" w:rsidR="006E0299" w:rsidRDefault="006E0299" w:rsidP="00ED688D">
      <w:pPr>
        <w:pStyle w:val="2"/>
        <w:spacing w:line="240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 w:rsidR="002F0938">
        <w:t>дезинформирующих помех</w:t>
      </w:r>
      <w:r>
        <w:t xml:space="preserve"> в режиме «воздух-поверхность»</w:t>
      </w:r>
    </w:p>
    <w:p w14:paraId="79E11E43" w14:textId="1E8C45B8" w:rsidR="002F0938" w:rsidRDefault="002F0938" w:rsidP="00ED688D">
      <w:pPr>
        <w:spacing w:line="240" w:lineRule="auto"/>
      </w:pPr>
      <w:r>
        <w:t>А</w:t>
      </w:r>
      <w:r w:rsidR="00ED688D">
        <w:t xml:space="preserve">лгоритм формирования </w:t>
      </w:r>
      <w:r>
        <w:t>дезинформирующих помех в режиме «воздух-поверхность» рассчитывает имитирующ</w:t>
      </w:r>
      <w:r w:rsidR="00642ADD">
        <w:t>ие</w:t>
      </w:r>
      <w:r>
        <w:t xml:space="preserve"> помех</w:t>
      </w:r>
      <w:r w:rsidR="00642ADD">
        <w:t>и</w:t>
      </w:r>
      <w:r>
        <w:t xml:space="preserve"> ретрансляционного типа для каналов азимута и дальности приемника БРЛС</w:t>
      </w:r>
      <w:r w:rsidR="0021134B" w:rsidRPr="0021134B">
        <w:t xml:space="preserve"> </w:t>
      </w:r>
      <w:r w:rsidR="0021134B">
        <w:t>при воздействии по главному лепестку ДНА</w:t>
      </w:r>
      <w:r>
        <w:t xml:space="preserve">. </w:t>
      </w:r>
      <w:r w:rsidR="00793710">
        <w:t xml:space="preserve">В качестве модуляции ретранслируемого сигнала для формирования помехи используется фазовая периодическая манипуляция 1/-1 или псевдослучайная манипуляция. </w:t>
      </w:r>
      <w:r w:rsidR="00642ADD">
        <w:t>Также в алгоритме учитывается возможность изменения параметров модуляции ретранслируемого сигнала для управления положением ложных целей на радиолокационном изображении.</w:t>
      </w:r>
    </w:p>
    <w:p w14:paraId="050C3B9F" w14:textId="57CFF7E1" w:rsidR="00715861" w:rsidRPr="00715861" w:rsidRDefault="00715861" w:rsidP="00B67DDA">
      <w:pPr>
        <w:spacing w:line="240" w:lineRule="auto"/>
        <w:ind w:firstLine="0"/>
      </w:pPr>
    </w:p>
    <w:p w14:paraId="08C7E451" w14:textId="77777777" w:rsidR="002313A3" w:rsidRDefault="002313A3" w:rsidP="00ED688D">
      <w:pPr>
        <w:pStyle w:val="3"/>
        <w:spacing w:after="240" w:line="240" w:lineRule="auto"/>
      </w:pPr>
      <w:bookmarkStart w:id="5" w:name="_Toc500412059"/>
      <w:bookmarkStart w:id="6" w:name="_Toc39744829"/>
      <w:r>
        <w:t>Предустановленные параметры</w:t>
      </w:r>
      <w:bookmarkEnd w:id="5"/>
      <w:bookmarkEnd w:id="6"/>
    </w:p>
    <w:p w14:paraId="108BD71B" w14:textId="513948A4" w:rsidR="00653541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14:paraId="5FC7E25E" w14:textId="77777777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14:paraId="34D24D86" w14:textId="77777777" w:rsidR="006E28BD" w:rsidRDefault="006E28BD" w:rsidP="00ED688D">
            <w:pPr>
              <w:pStyle w:val="a5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14:paraId="02F4EF04" w14:textId="77777777" w:rsidR="006E28BD" w:rsidRDefault="006E28BD" w:rsidP="00ED688D">
            <w:pPr>
              <w:pStyle w:val="a8"/>
              <w:spacing w:line="240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7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7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14:paraId="09821E0F" w14:textId="77777777" w:rsidR="006E28BD" w:rsidRDefault="006E28BD" w:rsidP="00ED688D">
            <w:pPr>
              <w:pStyle w:val="aa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14:paraId="11087E01" w14:textId="77777777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41479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D2127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1B35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CE0032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EA4FEA" w14:textId="77777777" w:rsidR="006E28BD" w:rsidRDefault="006E28BD" w:rsidP="00ED688D">
            <w:pPr>
              <w:spacing w:line="240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14:paraId="6FEDFD0D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D6B679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22E5BA" w14:textId="77777777" w:rsidR="006E28BD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 w14:anchorId="68426EB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35pt;height:21.85pt" o:ole="">
                  <v:imagedata r:id="rId6" o:title=""/>
                </v:shape>
                <o:OLEObject Type="Embed" ProgID="Equation.DSMT4" ShapeID="_x0000_i1025" DrawAspect="Content" ObjectID="_1664797252" r:id="rId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D3B2A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E79F008" w14:textId="77777777" w:rsidR="006E28BD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FA6B2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 w14:anchorId="579E484F">
                <v:shape id="_x0000_i1026" type="#_x0000_t75" style="width:42.65pt;height:21.85pt" o:ole="">
                  <v:imagedata r:id="rId8" o:title=""/>
                </v:shape>
                <o:OLEObject Type="Embed" ProgID="Equation.DSMT4" ShapeID="_x0000_i1026" DrawAspect="Content" ObjectID="_1664797253" r:id="rId9"/>
              </w:object>
            </w:r>
          </w:p>
        </w:tc>
      </w:tr>
      <w:tr w:rsidR="006E28BD" w14:paraId="355103F3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11D0EA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8857C7" w14:textId="77777777" w:rsidR="006E28BD" w:rsidRPr="008446C3" w:rsidRDefault="006E28BD" w:rsidP="00ED688D">
            <w:pPr>
              <w:keepNext/>
              <w:spacing w:before="240"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 w14:anchorId="6E48D2C4">
                <v:shape id="_x0000_i1027" type="#_x0000_t75" style="width:47.45pt;height:17.6pt" o:ole="">
                  <v:imagedata r:id="rId10" o:title=""/>
                </v:shape>
                <o:OLEObject Type="Embed" ProgID="Equation.DSMT4" ShapeID="_x0000_i1027" DrawAspect="Content" ObjectID="_1664797254" r:id="rId1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C650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DCA193" w14:textId="77777777" w:rsidR="006E28BD" w:rsidRPr="00A169A1" w:rsidRDefault="006E28BD" w:rsidP="00ED688D">
            <w:pPr>
              <w:keepNext/>
              <w:spacing w:before="240" w:line="240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2F4AA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14:paraId="4BFC05A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115C18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06BDE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 w14:anchorId="7ACAA1C2">
                <v:shape id="_x0000_i1028" type="#_x0000_t75" style="width:29.35pt;height:24.55pt" o:ole="">
                  <v:imagedata r:id="rId12" o:title=""/>
                </v:shape>
                <o:OLEObject Type="Embed" ProgID="Equation.DSMT4" ShapeID="_x0000_i1028" DrawAspect="Content" ObjectID="_1664797255" r:id="rId1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EAF9E0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4D937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1EDC7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14:paraId="0E361905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72151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9FCE07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 w14:anchorId="4AAC99B8">
                <v:shape id="_x0000_i1029" type="#_x0000_t75" style="width:27.75pt;height:22.4pt" o:ole="">
                  <v:imagedata r:id="rId14" o:title=""/>
                </v:shape>
                <o:OLEObject Type="Embed" ProgID="Equation.DSMT4" ShapeID="_x0000_i1029" DrawAspect="Content" ObjectID="_1664797256" r:id="rId1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AF9EA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65A09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3CF993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14:paraId="0DA447AA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A8B3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6B91E0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 w14:anchorId="5A9206A0">
                <v:shape id="_x0000_i1030" type="#_x0000_t75" style="width:25.05pt;height:17.6pt" o:ole="">
                  <v:imagedata r:id="rId16" o:title=""/>
                </v:shape>
                <o:OLEObject Type="Embed" ProgID="Equation.DSMT4" ShapeID="_x0000_i1030" DrawAspect="Content" ObjectID="_1664797257" r:id="rId1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C8107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2DB4F8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84906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14:paraId="6170377C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5DF77B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EC28C4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 w14:anchorId="2F151FB6">
                <v:shape id="_x0000_i1031" type="#_x0000_t75" style="width:12.8pt;height:20.25pt" o:ole="">
                  <v:imagedata r:id="rId18" o:title=""/>
                </v:shape>
                <o:OLEObject Type="Embed" ProgID="Equation.3" ShapeID="_x0000_i1031" DrawAspect="Content" ObjectID="_1664797258" r:id="rId1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E49D14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6AD2BF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23B1F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14:paraId="0208BAD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0D8490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A34D1A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 w14:anchorId="586E5F0F">
                <v:shape id="_x0000_i1032" type="#_x0000_t75" style="width:6.95pt;height:12.8pt" o:ole="">
                  <v:imagedata r:id="rId20" o:title=""/>
                </v:shape>
                <o:OLEObject Type="Embed" ProgID="Equation.3" ShapeID="_x0000_i1032" DrawAspect="Content" ObjectID="_1664797259" r:id="rId2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D1882E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E622D39" w14:textId="77777777" w:rsidR="006E28BD" w:rsidRPr="00954DCC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6D95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14:paraId="41210D5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F50667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A0362A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 w14:anchorId="1D41A967">
                <v:shape id="_x0000_i1033" type="#_x0000_t75" style="width:10.15pt;height:20.25pt" o:ole="">
                  <v:imagedata r:id="rId22" o:title=""/>
                </v:shape>
                <o:OLEObject Type="Embed" ProgID="Equation.DSMT4" ShapeID="_x0000_i1033" DrawAspect="Content" ObjectID="_1664797260" r:id="rId2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8B3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A5A21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46F490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14:paraId="23E0745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0A3C1E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B11F7F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 w14:anchorId="7B0C9DEB">
                <v:shape id="_x0000_i1034" type="#_x0000_t75" style="width:25.05pt;height:20.25pt" o:ole="">
                  <v:imagedata r:id="rId24" o:title=""/>
                </v:shape>
                <o:OLEObject Type="Embed" ProgID="Equation.DSMT4" ShapeID="_x0000_i1034" DrawAspect="Content" ObjectID="_1664797261" r:id="rId2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0162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CBF9EB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3FAD1A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14:paraId="2ECE3D70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DB3844" w14:textId="77777777" w:rsidR="006E28BD" w:rsidRPr="00653541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653541"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A77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 w14:anchorId="2E1347D8">
                <v:shape id="_x0000_i1035" type="#_x0000_t75" style="width:17.6pt;height:21.85pt" o:ole="">
                  <v:imagedata r:id="rId26" o:title=""/>
                </v:shape>
                <o:OLEObject Type="Embed" ProgID="Equation.DSMT4" ShapeID="_x0000_i1035" DrawAspect="Content" ObjectID="_1664797262" r:id="rId2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19DDBC6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05100C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458363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14:paraId="2F637F0F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917CEAD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608648" w14:textId="77777777" w:rsidR="006E28BD" w:rsidRDefault="006E28BD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 w14:anchorId="34B7EC88">
                <v:shape id="_x0000_i1036" type="#_x0000_t75" style="width:12.8pt;height:14.95pt" o:ole="">
                  <v:imagedata r:id="rId28" o:title=""/>
                </v:shape>
                <o:OLEObject Type="Embed" ProgID="Equation.DSMT4" ShapeID="_x0000_i1036" DrawAspect="Content" ObjectID="_1664797263" r:id="rId2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0C6447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6FD5C1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81E69" w14:textId="77777777" w:rsidR="006E28BD" w:rsidRDefault="006E28BD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9035DE" w14:paraId="1185AA31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70E1EEB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C4E741" w14:textId="77777777" w:rsidR="009035DE" w:rsidRDefault="009035DE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9035DE">
              <w:rPr>
                <w:color w:val="auto"/>
                <w:position w:val="-6"/>
                <w:sz w:val="24"/>
                <w:lang w:val="en-US" w:eastAsia="en-US"/>
              </w:rPr>
              <w:object w:dxaOrig="340" w:dyaOrig="300" w14:anchorId="0EF9E6B0">
                <v:shape id="_x0000_i1037" type="#_x0000_t75" style="width:17.6pt;height:14.95pt" o:ole="">
                  <v:imagedata r:id="rId30" o:title=""/>
                </v:shape>
                <o:OLEObject Type="Embed" ProgID="Equation.DSMT4" ShapeID="_x0000_i1037" DrawAspect="Content" ObjectID="_1664797264" r:id="rId3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E85FD7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B16991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2B8478" w14:textId="77777777" w:rsidR="009035DE" w:rsidRDefault="009035DE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Разрешение по дальности</w:t>
            </w:r>
            <w:r>
              <w:rPr>
                <w:color w:val="auto"/>
                <w:position w:val="-12"/>
                <w:sz w:val="24"/>
                <w:lang w:val="en-US" w:eastAsia="en-US"/>
              </w:rPr>
              <w:t>/</w:t>
            </w:r>
            <w:r>
              <w:rPr>
                <w:color w:val="auto"/>
                <w:position w:val="-12"/>
                <w:sz w:val="24"/>
                <w:lang w:eastAsia="en-US"/>
              </w:rPr>
              <w:t>азимуту</w:t>
            </w:r>
          </w:p>
        </w:tc>
      </w:tr>
      <w:tr w:rsidR="00464D9C" w14:paraId="03C81EF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12B6CD" w14:textId="49FE2D74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B884D" w14:textId="15D98209" w:rsidR="00464D9C" w:rsidRPr="009035DE" w:rsidRDefault="00464F52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464D9C">
              <w:rPr>
                <w:color w:val="auto"/>
                <w:position w:val="-16"/>
                <w:sz w:val="24"/>
                <w:lang w:eastAsia="en-US"/>
              </w:rPr>
              <w:object w:dxaOrig="980" w:dyaOrig="420" w14:anchorId="7AEDF4E9">
                <v:shape id="_x0000_i1038" type="#_x0000_t75" style="width:48.55pt;height:19.2pt" o:ole="">
                  <v:imagedata r:id="rId32" o:title=""/>
                </v:shape>
                <o:OLEObject Type="Embed" ProgID="Equation.DSMT4" ShapeID="_x0000_i1038" DrawAspect="Content" ObjectID="_1664797265" r:id="rId3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A8DACB" w14:textId="43FA2EF3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DEA25F" w14:textId="51E55A5B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07DD77" w14:textId="296E3736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Координаты постановщика помех</w:t>
            </w:r>
          </w:p>
        </w:tc>
      </w:tr>
      <w:tr w:rsidR="00464D9C" w14:paraId="436A41B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8793E" w14:textId="3722985A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300A00" w14:textId="6CC38808" w:rsidR="00464D9C" w:rsidRPr="009035DE" w:rsidRDefault="00464D9C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296F7D">
              <w:rPr>
                <w:color w:val="auto"/>
                <w:position w:val="-12"/>
                <w:szCs w:val="28"/>
                <w:lang w:val="en-US" w:eastAsia="en-US"/>
              </w:rPr>
              <w:object w:dxaOrig="380" w:dyaOrig="380" w14:anchorId="40D5FFCF">
                <v:shape id="_x0000_i1039" type="#_x0000_t75" style="width:19.2pt;height:17.6pt" o:ole="">
                  <v:imagedata r:id="rId34" o:title=""/>
                </v:shape>
                <o:OLEObject Type="Embed" ProgID="Equation.DSMT4" ShapeID="_x0000_i1039" DrawAspect="Content" ObjectID="_1664797266" r:id="rId3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FC90F7" w14:textId="3FCE2021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дБ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525462" w14:textId="61B365C2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7C08CC" w14:textId="3FCD7DE3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Коэффициент усиления тракта ретрансляции</w:t>
            </w:r>
          </w:p>
        </w:tc>
      </w:tr>
      <w:tr w:rsidR="00464D9C" w14:paraId="003DAF56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68E260" w14:textId="453B8D09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C15A3C" w14:textId="22363C27" w:rsidR="00464D9C" w:rsidRPr="009035DE" w:rsidRDefault="00762EC7" w:rsidP="00ED688D">
            <w:pPr>
              <w:spacing w:line="240" w:lineRule="auto"/>
              <w:ind w:firstLine="0"/>
              <w:jc w:val="center"/>
              <w:rPr>
                <w:color w:val="auto"/>
                <w:sz w:val="24"/>
                <w:lang w:val="en-US" w:eastAsia="en-US"/>
              </w:rPr>
            </w:pPr>
            <w:r w:rsidRPr="00762EC7">
              <w:rPr>
                <w:color w:val="auto"/>
                <w:position w:val="-18"/>
                <w:szCs w:val="28"/>
                <w:lang w:val="en-US" w:eastAsia="en-US"/>
              </w:rPr>
              <w:object w:dxaOrig="700" w:dyaOrig="440" w14:anchorId="12D8CCD1">
                <v:shape id="_x0000_i1040" type="#_x0000_t75" style="width:36.25pt;height:20.25pt" o:ole="">
                  <v:imagedata r:id="rId36" o:title=""/>
                </v:shape>
                <o:OLEObject Type="Embed" ProgID="Equation.DSMT4" ShapeID="_x0000_i1040" DrawAspect="Content" ObjectID="_1664797267" r:id="rId3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AF9613" w14:textId="1510660A" w:rsidR="00464D9C" w:rsidRP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1D2E7E" w14:textId="3127458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58D7E93" w14:textId="72D6BF68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Выходная мощность передатчика постановщика помех</w:t>
            </w:r>
          </w:p>
        </w:tc>
      </w:tr>
      <w:tr w:rsidR="00464D9C" w14:paraId="67E01462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70247A" w14:textId="189E720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34224D" w14:textId="0B11BCCC" w:rsidR="00464D9C" w:rsidRPr="004A3871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val="en-US"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660" w:dyaOrig="420" w14:anchorId="44ABBA2A">
                <v:shape id="_x0000_i1041" type="#_x0000_t75" style="width:33.05pt;height:19.2pt" o:ole="">
                  <v:imagedata r:id="rId38" o:title=""/>
                </v:shape>
                <o:OLEObject Type="Embed" ProgID="Equation.DSMT4" ShapeID="_x0000_i1041" DrawAspect="Content" ObjectID="_1664797268" r:id="rId3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14D6D6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82BB0A" w14:textId="70793431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E4CAB" w14:textId="25E42C7D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 xml:space="preserve">Тип модуляции сигнала для канала </w:t>
            </w: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дальности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28EDB3EB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AF2C2" w14:textId="118955A1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BFB951" w14:textId="3771ADDF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2"/>
                <w:szCs w:val="28"/>
                <w:lang w:val="en-US" w:eastAsia="en-US"/>
              </w:rPr>
              <w:object w:dxaOrig="580" w:dyaOrig="380" w14:anchorId="3CBCF0E1">
                <v:shape id="_x0000_i1042" type="#_x0000_t75" style="width:29.35pt;height:17.6pt" o:ole="">
                  <v:imagedata r:id="rId40" o:title=""/>
                </v:shape>
                <o:OLEObject Type="Embed" ProgID="Equation.DSMT4" ShapeID="_x0000_i1042" DrawAspect="Content" ObjectID="_1664797269" r:id="rId4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354525" w14:textId="77777777" w:rsidR="00464D9C" w:rsidRDefault="00464D9C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AA8BDC" w14:textId="612504D5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C45496" w14:textId="2A61CA5B" w:rsidR="00464D9C" w:rsidRDefault="00F07930" w:rsidP="00F0793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Тип модуляции сигнала для канала азимут (0 – периодическая 1/-1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; 1 </w:t>
            </w:r>
            <w:r>
              <w:rPr>
                <w:color w:val="auto"/>
                <w:position w:val="-12"/>
                <w:sz w:val="24"/>
                <w:lang w:eastAsia="en-US"/>
              </w:rPr>
              <w:t>–</w:t>
            </w:r>
            <w:r w:rsidRPr="00F07930">
              <w:rPr>
                <w:color w:val="auto"/>
                <w:position w:val="-12"/>
                <w:sz w:val="24"/>
                <w:lang w:eastAsia="en-US"/>
              </w:rPr>
              <w:t xml:space="preserve"> </w:t>
            </w:r>
            <w:r>
              <w:rPr>
                <w:color w:val="auto"/>
                <w:position w:val="-12"/>
                <w:sz w:val="24"/>
                <w:lang w:eastAsia="en-US"/>
              </w:rPr>
              <w:t>периодическая псевдослучайная)</w:t>
            </w:r>
          </w:p>
        </w:tc>
      </w:tr>
      <w:tr w:rsidR="00464D9C" w14:paraId="61994D59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1C0567" w14:textId="5CA6C838" w:rsidR="00464D9C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0821C0" w14:textId="7D47DE14" w:rsidR="00464D9C" w:rsidRPr="00F07930" w:rsidRDefault="00F0793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F07930">
              <w:rPr>
                <w:color w:val="auto"/>
                <w:position w:val="-16"/>
                <w:szCs w:val="28"/>
                <w:lang w:val="en-US" w:eastAsia="en-US"/>
              </w:rPr>
              <w:object w:dxaOrig="520" w:dyaOrig="420" w14:anchorId="3E271B1C">
                <v:shape id="_x0000_i1043" type="#_x0000_t75" style="width:26.15pt;height:19.2pt" o:ole="">
                  <v:imagedata r:id="rId42" o:title=""/>
                </v:shape>
                <o:OLEObject Type="Embed" ProgID="Equation.DSMT4" ShapeID="_x0000_i1043" DrawAspect="Content" ObjectID="_1664797270" r:id="rId4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039AB6" w14:textId="5F74AED2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5341C2" w14:textId="1A6392D8" w:rsidR="00464D9C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EA33E" w14:textId="5DFFE4CC" w:rsidR="00464D9C" w:rsidRP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 xml:space="preserve"> для канала дальности</w:t>
            </w:r>
          </w:p>
        </w:tc>
      </w:tr>
      <w:tr w:rsidR="00793710" w14:paraId="518A295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6394F1" w14:textId="055BF82B" w:rsidR="0079371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5B1A7" w14:textId="4E004C19" w:rsidR="00793710" w:rsidRPr="00F07930" w:rsidRDefault="00793710" w:rsidP="00793710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793710">
              <w:rPr>
                <w:color w:val="auto"/>
                <w:position w:val="-12"/>
                <w:szCs w:val="28"/>
                <w:lang w:val="en-US" w:eastAsia="en-US"/>
              </w:rPr>
              <w:object w:dxaOrig="440" w:dyaOrig="380" w14:anchorId="34AF8EA6">
                <v:shape id="_x0000_i1044" type="#_x0000_t75" style="width:22.4pt;height:17.6pt" o:ole="">
                  <v:imagedata r:id="rId44" o:title=""/>
                </v:shape>
                <o:OLEObject Type="Embed" ProgID="Equation.DSMT4" ShapeID="_x0000_i1044" DrawAspect="Content" ObjectID="_1664797271" r:id="rId4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E8D0DD0" w14:textId="7168F1CA" w:rsidR="00793710" w:rsidRDefault="00464F52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мк</w:t>
            </w:r>
            <w:r w:rsidR="00793710">
              <w:rPr>
                <w:color w:val="auto"/>
                <w:position w:val="-12"/>
                <w:sz w:val="24"/>
                <w:lang w:eastAsia="en-US"/>
              </w:rPr>
              <w:t>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7BC9B" w14:textId="6210B8E2" w:rsid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  <w:r w:rsidR="00464F52">
              <w:rPr>
                <w:color w:val="auto"/>
                <w:position w:val="-12"/>
                <w:sz w:val="24"/>
                <w:lang w:eastAsia="en-US"/>
              </w:rPr>
              <w:t>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EB4A33" w14:textId="3C872D85" w:rsidR="00793710" w:rsidRPr="00793710" w:rsidRDefault="00793710" w:rsidP="00793710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Длительность элементарной посылки закона модуляции фазы для канала азимут</w:t>
            </w:r>
          </w:p>
        </w:tc>
      </w:tr>
      <w:tr w:rsidR="00F07930" w14:paraId="23F9E00E" w14:textId="77777777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61E6BF" w14:textId="344C4BB5" w:rsid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DE00EF" w14:textId="73169024" w:rsidR="00F07930" w:rsidRPr="00F07930" w:rsidRDefault="00793710" w:rsidP="00ED688D">
            <w:pPr>
              <w:spacing w:line="240" w:lineRule="auto"/>
              <w:ind w:firstLine="0"/>
              <w:jc w:val="center"/>
              <w:rPr>
                <w:color w:val="auto"/>
                <w:szCs w:val="28"/>
                <w:lang w:eastAsia="en-US"/>
              </w:rPr>
            </w:pPr>
            <w:r w:rsidRPr="008867DD">
              <w:rPr>
                <w:position w:val="-4"/>
              </w:rPr>
              <w:object w:dxaOrig="360" w:dyaOrig="279" w14:anchorId="1BD91C12">
                <v:shape id="_x0000_i1045" type="#_x0000_t75" style="width:17.6pt;height:14.4pt" o:ole="">
                  <v:imagedata r:id="rId46" o:title=""/>
                </v:shape>
                <o:OLEObject Type="Embed" ProgID="Equation.DSMT4" ShapeID="_x0000_i1045" DrawAspect="Content" ObjectID="_1664797272" r:id="rId4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6989A" w14:textId="77777777" w:rsidR="00F07930" w:rsidRDefault="00F0793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A94C98" w14:textId="43A4985C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5EB3" w14:textId="4D5B7E04" w:rsidR="00F07930" w:rsidRDefault="00793710" w:rsidP="00ED688D">
            <w:pPr>
              <w:spacing w:line="240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Основание М-последовательности для периодической псевдослучайной модуляции фазы</w:t>
            </w:r>
          </w:p>
        </w:tc>
      </w:tr>
    </w:tbl>
    <w:p w14:paraId="1611912D" w14:textId="53428B0B" w:rsidR="003D14C5" w:rsidRPr="003D14C5" w:rsidRDefault="002313A3" w:rsidP="00396058">
      <w:pPr>
        <w:pStyle w:val="3"/>
        <w:spacing w:line="240" w:lineRule="auto"/>
      </w:pPr>
      <w:bookmarkStart w:id="8" w:name="_Ref488677723"/>
      <w:bookmarkStart w:id="9" w:name="_Toc500412061"/>
      <w:bookmarkStart w:id="10" w:name="_Toc39744831"/>
      <w:r>
        <w:t>Параметры, поступающие на вход алгоритма в процессе моделирования</w:t>
      </w:r>
      <w:bookmarkEnd w:id="8"/>
      <w:bookmarkEnd w:id="9"/>
      <w:bookmarkEnd w:id="10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2552"/>
        <w:gridCol w:w="2268"/>
        <w:gridCol w:w="1695"/>
        <w:gridCol w:w="149"/>
      </w:tblGrid>
      <w:tr w:rsidR="009002DB" w:rsidRPr="003D14C5" w14:paraId="60C5CE1E" w14:textId="77777777" w:rsidTr="00485FE5">
        <w:trPr>
          <w:gridAfter w:val="1"/>
          <w:wAfter w:w="149" w:type="dxa"/>
          <w:cantSplit/>
          <w:trHeight w:hRule="exact" w:val="916"/>
        </w:trPr>
        <w:tc>
          <w:tcPr>
            <w:tcW w:w="1213" w:type="dxa"/>
            <w:gridSpan w:val="3"/>
            <w:hideMark/>
          </w:tcPr>
          <w:p w14:paraId="6F01D054" w14:textId="77777777" w:rsid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33A22778" w14:textId="77777777" w:rsidR="009002DB" w:rsidRPr="009002DB" w:rsidRDefault="009002DB" w:rsidP="00ED688D">
            <w:pPr>
              <w:pStyle w:val="a8"/>
              <w:keepNext/>
              <w:spacing w:after="240"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14:paraId="6ED0F14B" w14:textId="49AB7F5E" w:rsidR="009002DB" w:rsidRPr="003D14C5" w:rsidRDefault="009002DB" w:rsidP="00595C8C">
            <w:pPr>
              <w:pStyle w:val="aa"/>
              <w:spacing w:after="240"/>
              <w:rPr>
                <w:color w:val="auto"/>
                <w:lang w:eastAsia="en-US"/>
              </w:rPr>
            </w:pPr>
            <w:r w:rsidRPr="003D14C5">
              <w:rPr>
                <w:color w:val="auto"/>
                <w:lang w:eastAsia="en-US"/>
              </w:rPr>
              <w:t xml:space="preserve"> – </w:t>
            </w:r>
            <w:r w:rsidRPr="003D14C5">
              <w:rPr>
                <w:color w:val="auto"/>
                <w:szCs w:val="20"/>
              </w:rPr>
              <w:t xml:space="preserve">Параметры, </w:t>
            </w:r>
            <w:r w:rsidRPr="003D14C5">
              <w:rPr>
                <w:color w:val="auto"/>
              </w:rPr>
              <w:t>поступающие на вход алгоритма в процессе моделирования</w:t>
            </w:r>
            <w:r w:rsidR="00595C8C">
              <w:rPr>
                <w:color w:val="auto"/>
              </w:rPr>
              <w:t xml:space="preserve"> для</w:t>
            </w:r>
            <w:r w:rsidR="00595C8C" w:rsidRPr="00595C8C">
              <w:rPr>
                <w:color w:val="auto"/>
              </w:rPr>
              <w:t xml:space="preserve"> </w:t>
            </w:r>
            <w:r w:rsidR="00595C8C" w:rsidRPr="00595C8C">
              <w:rPr>
                <w:i/>
                <w:color w:val="auto"/>
              </w:rPr>
              <w:t>k</w:t>
            </w:r>
            <w:r w:rsidR="00595C8C" w:rsidRPr="00595C8C">
              <w:rPr>
                <w:color w:val="auto"/>
              </w:rPr>
              <w:t>-о</w:t>
            </w:r>
            <w:r w:rsidR="00595C8C">
              <w:rPr>
                <w:color w:val="auto"/>
              </w:rPr>
              <w:t>го</w:t>
            </w:r>
            <w:r w:rsidR="00595C8C" w:rsidRPr="00595C8C">
              <w:rPr>
                <w:color w:val="auto"/>
              </w:rPr>
              <w:t xml:space="preserve"> зондировани</w:t>
            </w:r>
            <w:r w:rsidR="00595C8C">
              <w:rPr>
                <w:color w:val="auto"/>
              </w:rPr>
              <w:t>я</w:t>
            </w:r>
          </w:p>
        </w:tc>
      </w:tr>
      <w:tr w:rsidR="009002DB" w14:paraId="56235F1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1491D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DEACCF" w14:textId="01BD19A0" w:rsidR="009002DB" w:rsidRDefault="003E035F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9861C9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C14AA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E1A3E2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59050C" w14:textId="0E9CC170" w:rsidR="009002DB" w:rsidRDefault="001E1CD2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Отк</w:t>
            </w:r>
            <w:r w:rsidR="009002DB">
              <w:rPr>
                <w:b/>
                <w:color w:val="auto"/>
                <w:sz w:val="22"/>
                <w:szCs w:val="22"/>
                <w:lang w:eastAsia="en-US"/>
              </w:rPr>
              <w:t>уда поступает</w:t>
            </w:r>
          </w:p>
        </w:tc>
      </w:tr>
      <w:tr w:rsidR="009002DB" w14:paraId="376A305A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31AD8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99A1F" w14:textId="77777777" w:rsid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 w14:anchorId="57E25C01">
                <v:shape id="_x0000_i1046" type="#_x0000_t75" style="width:69.35pt;height:21.85pt" o:ole="">
                  <v:imagedata r:id="rId48" o:title=""/>
                </v:shape>
                <o:OLEObject Type="Embed" ProgID="Equation.DSMT4" ShapeID="_x0000_i1046" DrawAspect="Content" ObjectID="_1664797273" r:id="rId49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0A864E" w14:textId="77777777" w:rsidR="009002DB" w:rsidRPr="009002DB" w:rsidRDefault="009002D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CF3F85" w14:textId="65BEB291" w:rsidR="009002DB" w:rsidRPr="008353F2" w:rsidRDefault="009002DB" w:rsidP="00715861">
            <w:pPr>
              <w:spacing w:line="240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 xml:space="preserve">твуют текущему пространственному положению </w:t>
            </w:r>
            <w:r w:rsidR="00715861">
              <w:rPr>
                <w:color w:val="auto"/>
                <w:position w:val="-6"/>
                <w:sz w:val="24"/>
              </w:rPr>
              <w:t>БРЛС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C49B59" w14:textId="73E2903C" w:rsidR="009002DB" w:rsidRPr="00595C8C" w:rsidRDefault="00035470" w:rsidP="00595C8C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886A7E" w14:textId="2EB59A4A" w:rsidR="009002DB" w:rsidRDefault="009002DB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</w:p>
        </w:tc>
      </w:tr>
    </w:tbl>
    <w:p w14:paraId="5770007E" w14:textId="77777777" w:rsidR="002313A3" w:rsidRDefault="002313A3" w:rsidP="00ED688D">
      <w:pPr>
        <w:pStyle w:val="3"/>
        <w:tabs>
          <w:tab w:val="num" w:pos="0"/>
        </w:tabs>
        <w:spacing w:line="240" w:lineRule="auto"/>
      </w:pPr>
      <w:bookmarkStart w:id="11" w:name="_Toc500412062"/>
      <w:bookmarkStart w:id="12" w:name="_Toc39744832"/>
      <w:r>
        <w:t>Выходные параметры алгоритма</w:t>
      </w:r>
      <w:bookmarkEnd w:id="11"/>
      <w:bookmarkEnd w:id="12"/>
    </w:p>
    <w:p w14:paraId="7ECFC7F9" w14:textId="77777777" w:rsidR="002313A3" w:rsidRDefault="002313A3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09"/>
        <w:gridCol w:w="1559"/>
        <w:gridCol w:w="1985"/>
        <w:gridCol w:w="2971"/>
        <w:gridCol w:w="149"/>
      </w:tblGrid>
      <w:tr w:rsidR="002313A3" w14:paraId="6A79DEA5" w14:textId="77777777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14:paraId="0437925F" w14:textId="77777777" w:rsidR="002313A3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14:paraId="62F7042D" w14:textId="77777777" w:rsidR="002313A3" w:rsidRPr="009002DB" w:rsidRDefault="002313A3" w:rsidP="00ED688D">
            <w:pPr>
              <w:pStyle w:val="a8"/>
              <w:keepNext/>
              <w:spacing w:line="240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14:paraId="39681EFF" w14:textId="77777777" w:rsidR="002313A3" w:rsidRDefault="002313A3" w:rsidP="00ED688D">
            <w:pPr>
              <w:pStyle w:val="aa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14:paraId="30CEA7C2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F611E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D9B6F" w14:textId="22DE94EC" w:rsidR="002313A3" w:rsidRPr="00762EC7" w:rsidRDefault="00762EC7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0BB80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8616F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B9FC8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9D68EB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14:paraId="3D99B97D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693A6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F670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80" w:dyaOrig="480" w14:anchorId="0A2EF160">
                <v:shape id="_x0000_i1047" type="#_x0000_t75" style="width:74.15pt;height:24.55pt" o:ole="">
                  <v:imagedata r:id="rId50" o:title=""/>
                </v:shape>
                <o:OLEObject Type="Embed" ProgID="Equation.DSMT4" ShapeID="_x0000_i1047" DrawAspect="Content" ObjectID="_1664797274" r:id="rId51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ACE3D4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D353F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0AE32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8774D4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14:paraId="111422C5" w14:textId="77777777" w:rsidTr="003960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DCD65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D857E" w14:textId="77777777" w:rsidR="002313A3" w:rsidRDefault="0021134B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79" w:dyaOrig="480" w14:anchorId="45EEAA52">
                <v:shape id="_x0000_i1048" type="#_x0000_t75" style="width:78.95pt;height:24.55pt" o:ole="">
                  <v:imagedata r:id="rId52" o:title=""/>
                </v:shape>
                <o:OLEObject Type="Embed" ProgID="Equation.DSMT4" ShapeID="_x0000_i1048" DrawAspect="Content" ObjectID="_1664797275" r:id="rId53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A6F887" w14:textId="77777777" w:rsidR="002313A3" w:rsidRDefault="002313A3" w:rsidP="00ED688D">
            <w:pPr>
              <w:suppressAutoHyphens/>
              <w:spacing w:line="240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575D" w14:textId="77777777" w:rsidR="002313A3" w:rsidRDefault="002313A3" w:rsidP="00ED688D">
            <w:pPr>
              <w:suppressAutoHyphens/>
              <w:spacing w:line="240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9829A" w14:textId="77777777" w:rsidR="002313A3" w:rsidRDefault="002313A3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3EC11" w14:textId="77777777" w:rsidR="002313A3" w:rsidRDefault="00315101" w:rsidP="00ED688D">
            <w:pPr>
              <w:suppressAutoHyphens/>
              <w:spacing w:line="240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принятого сигнала</w:t>
            </w:r>
          </w:p>
        </w:tc>
      </w:tr>
    </w:tbl>
    <w:p w14:paraId="4BDAF051" w14:textId="77777777" w:rsidR="002313A3" w:rsidRPr="002313A3" w:rsidRDefault="002313A3" w:rsidP="00ED688D">
      <w:pPr>
        <w:pStyle w:val="3"/>
        <w:spacing w:after="240" w:line="240" w:lineRule="auto"/>
        <w:rPr>
          <w:color w:val="auto"/>
        </w:rPr>
      </w:pPr>
      <w:bookmarkStart w:id="13" w:name="_Toc500412063"/>
      <w:bookmarkStart w:id="14" w:name="_Toc39744833"/>
      <w:r w:rsidRPr="002313A3">
        <w:rPr>
          <w:color w:val="auto"/>
        </w:rPr>
        <w:t>Описание последовательности выполнения алгоритма</w:t>
      </w:r>
      <w:bookmarkEnd w:id="13"/>
      <w:bookmarkEnd w:id="14"/>
    </w:p>
    <w:p w14:paraId="29422985" w14:textId="77777777" w:rsidR="002313A3" w:rsidRDefault="00315101" w:rsidP="00ED688D">
      <w:pPr>
        <w:spacing w:line="240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14:paraId="6A3FA1D7" w14:textId="19B83D50" w:rsidR="00315101" w:rsidRDefault="00396058" w:rsidP="00ED688D">
      <w:pPr>
        <w:spacing w:line="240" w:lineRule="auto"/>
        <w:ind w:firstLine="0"/>
        <w:jc w:val="center"/>
      </w:pPr>
      <w:r>
        <w:object w:dxaOrig="8277" w:dyaOrig="12789" w14:anchorId="6862A6E2">
          <v:shape id="_x0000_i1049" type="#_x0000_t75" style="width:371.75pt;height:574.4pt" o:ole="">
            <v:imagedata r:id="rId54" o:title=""/>
          </v:shape>
          <o:OLEObject Type="Embed" ProgID="Visio.Drawing.11" ShapeID="_x0000_i1049" DrawAspect="Content" ObjectID="_1664797276" r:id="rId55"/>
        </w:object>
      </w:r>
    </w:p>
    <w:p w14:paraId="26309CBC" w14:textId="77777777" w:rsidR="00035470" w:rsidRDefault="003C190D" w:rsidP="00ED688D">
      <w:pPr>
        <w:spacing w:after="240" w:line="240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14:paraId="31F993CB" w14:textId="77777777" w:rsidR="002313A3" w:rsidRDefault="0032769A" w:rsidP="00ED688D">
      <w:pPr>
        <w:spacing w:line="240" w:lineRule="auto"/>
        <w:ind w:firstLine="708"/>
      </w:pPr>
      <w:r>
        <w:t>Последовательность выполнения алгоритма формирования отраженного сигнала.</w:t>
      </w:r>
    </w:p>
    <w:p w14:paraId="4EA78EC3" w14:textId="77777777" w:rsidR="00AB527D" w:rsidRDefault="00AB527D" w:rsidP="00ED688D">
      <w:pPr>
        <w:spacing w:line="240" w:lineRule="auto"/>
        <w:ind w:firstLine="708"/>
      </w:pPr>
      <w:r>
        <w:t>Этапы, выполняемые однократно.</w:t>
      </w:r>
    </w:p>
    <w:p w14:paraId="0D1CBBA4" w14:textId="77777777" w:rsidR="0032769A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708"/>
      </w:pPr>
      <w:r>
        <w:t>Чтение данных:</w:t>
      </w:r>
    </w:p>
    <w:p w14:paraId="22572C2A" w14:textId="77777777" w:rsidR="0032769A" w:rsidRPr="000E2D2B" w:rsidRDefault="0032769A" w:rsidP="00ED688D">
      <w:pPr>
        <w:pStyle w:val="ad"/>
        <w:spacing w:line="240" w:lineRule="auto"/>
        <w:ind w:left="0" w:firstLine="0"/>
      </w:pPr>
      <w:r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 w14:anchorId="37BE8ACE">
          <v:shape id="_x0000_i1050" type="#_x0000_t75" style="width:14.95pt;height:17.6pt" o:ole="">
            <v:imagedata r:id="rId56" o:title=""/>
          </v:shape>
          <o:OLEObject Type="Embed" ProgID="Equation.DSMT4" ShapeID="_x0000_i1050" DrawAspect="Content" ObjectID="_1664797277" r:id="rId57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 w14:anchorId="23DFDA61">
          <v:shape id="_x0000_i1051" type="#_x0000_t75" style="width:14.95pt;height:17.6pt" o:ole="">
            <v:imagedata r:id="rId58" o:title=""/>
          </v:shape>
          <o:OLEObject Type="Embed" ProgID="Equation.DSMT4" ShapeID="_x0000_i1051" DrawAspect="Content" ObjectID="_1664797278" r:id="rId59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 w14:anchorId="5DC97109">
          <v:shape id="_x0000_i1052" type="#_x0000_t75" style="width:14.4pt;height:17.6pt" o:ole="">
            <v:imagedata r:id="rId60" o:title=""/>
          </v:shape>
          <o:OLEObject Type="Embed" ProgID="Equation.DSMT4" ShapeID="_x0000_i1052" DrawAspect="Content" ObjectID="_1664797279" r:id="rId61"/>
        </w:object>
      </w:r>
      <w:r>
        <w:t>)</w:t>
      </w:r>
      <w:r w:rsidRPr="000E2D2B">
        <w:t>;</w:t>
      </w:r>
      <w:proofErr w:type="gramEnd"/>
    </w:p>
    <w:p w14:paraId="054619D5" w14:textId="77777777" w:rsidR="0032769A" w:rsidRPr="000E2D2B" w:rsidRDefault="0032769A" w:rsidP="00ED688D">
      <w:pPr>
        <w:pStyle w:val="ad"/>
        <w:spacing w:line="240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 w14:anchorId="14025025">
          <v:shape id="_x0000_i1053" type="#_x0000_t75" style="width:24.55pt;height:21.85pt" o:ole="">
            <v:imagedata r:id="rId62" o:title=""/>
          </v:shape>
          <o:OLEObject Type="Embed" ProgID="Equation.DSMT4" ShapeID="_x0000_i1053" DrawAspect="Content" ObjectID="_1664797280" r:id="rId63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 w14:anchorId="37C9682B">
          <v:shape id="_x0000_i1054" type="#_x0000_t75" style="width:25.05pt;height:21.85pt" o:ole="">
            <v:imagedata r:id="rId64" o:title=""/>
          </v:shape>
          <o:OLEObject Type="Embed" ProgID="Equation.DSMT4" ShapeID="_x0000_i1054" DrawAspect="Content" ObjectID="_1664797281" r:id="rId65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 w14:anchorId="44AE1376">
          <v:shape id="_x0000_i1055" type="#_x0000_t75" style="width:24.55pt;height:21.85pt" o:ole="">
            <v:imagedata r:id="rId66" o:title=""/>
          </v:shape>
          <o:OLEObject Type="Embed" ProgID="Equation.DSMT4" ShapeID="_x0000_i1055" DrawAspect="Content" ObjectID="_1664797282" r:id="rId67"/>
        </w:object>
      </w:r>
      <w:r w:rsidR="00C44595">
        <w:t>);</w:t>
      </w:r>
      <w:proofErr w:type="gramEnd"/>
    </w:p>
    <w:p w14:paraId="6D59BA4C" w14:textId="77777777" w:rsidR="00A425D9" w:rsidRPr="00A425D9" w:rsidRDefault="00A425D9" w:rsidP="00ED688D">
      <w:pPr>
        <w:pStyle w:val="ad"/>
        <w:spacing w:line="240" w:lineRule="auto"/>
        <w:ind w:left="0" w:firstLine="0"/>
      </w:pPr>
      <w:r w:rsidRPr="00A425D9">
        <w:lastRenderedPageBreak/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 w14:anchorId="652D6789">
          <v:shape id="_x0000_i1056" type="#_x0000_t75" style="width:21.85pt;height:17.6pt" o:ole="">
            <v:imagedata r:id="rId68" o:title=""/>
          </v:shape>
          <o:OLEObject Type="Embed" ProgID="Equation.DSMT4" ShapeID="_x0000_i1056" DrawAspect="Content" ObjectID="_1664797283" r:id="rId69"/>
        </w:object>
      </w:r>
      <w:r>
        <w:t>;</w:t>
      </w:r>
    </w:p>
    <w:p w14:paraId="264CDF1C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 w14:anchorId="19E9F286">
          <v:shape id="_x0000_i1057" type="#_x0000_t75" style="width:27.75pt;height:21.85pt" o:ole="">
            <v:imagedata r:id="rId70" o:title=""/>
          </v:shape>
          <o:OLEObject Type="Embed" ProgID="Equation.DSMT4" ShapeID="_x0000_i1057" DrawAspect="Content" ObjectID="_1664797284" r:id="rId71"/>
        </w:object>
      </w:r>
      <w:r>
        <w:t>;</w:t>
      </w:r>
    </w:p>
    <w:p w14:paraId="6E18056B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 w14:anchorId="3F09CCE8">
          <v:shape id="_x0000_i1058" type="#_x0000_t75" style="width:29.35pt;height:24.55pt" o:ole="">
            <v:imagedata r:id="rId72" o:title=""/>
          </v:shape>
          <o:OLEObject Type="Embed" ProgID="Equation.DSMT4" ShapeID="_x0000_i1058" DrawAspect="Content" ObjectID="_1664797285" r:id="rId73"/>
        </w:object>
      </w:r>
      <w:r>
        <w:t>;</w:t>
      </w:r>
    </w:p>
    <w:p w14:paraId="2A94C851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 w14:anchorId="7606AC08">
          <v:shape id="_x0000_i1059" type="#_x0000_t75" style="width:10.15pt;height:11.75pt" o:ole="">
            <v:imagedata r:id="rId74" o:title=""/>
          </v:shape>
          <o:OLEObject Type="Embed" ProgID="Equation.DSMT4" ShapeID="_x0000_i1059" DrawAspect="Content" ObjectID="_1664797286" r:id="rId75"/>
        </w:object>
      </w:r>
      <w:r>
        <w:t>;</w:t>
      </w:r>
    </w:p>
    <w:p w14:paraId="28D59B60" w14:textId="77777777" w:rsidR="00AB527D" w:rsidRDefault="00AB527D" w:rsidP="00ED688D">
      <w:pPr>
        <w:pStyle w:val="ad"/>
        <w:spacing w:line="240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 w14:anchorId="7902A13E">
          <v:shape id="_x0000_i1060" type="#_x0000_t75" style="width:11.75pt;height:14.95pt" o:ole="">
            <v:imagedata r:id="rId76" o:title=""/>
          </v:shape>
          <o:OLEObject Type="Embed" ProgID="Equation.DSMT4" ShapeID="_x0000_i1060" DrawAspect="Content" ObjectID="_1664797287" r:id="rId77"/>
        </w:object>
      </w:r>
      <w:r>
        <w:t>;</w:t>
      </w:r>
    </w:p>
    <w:p w14:paraId="25B68473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 w14:anchorId="74F0CEEA">
          <v:shape id="_x0000_i1061" type="#_x0000_t75" style="width:14.4pt;height:17.6pt" o:ole="">
            <v:imagedata r:id="rId78" o:title=""/>
          </v:shape>
          <o:OLEObject Type="Embed" ProgID="Equation.DSMT4" ShapeID="_x0000_i1061" DrawAspect="Content" ObjectID="_1664797288" r:id="rId79"/>
        </w:object>
      </w:r>
      <w:r>
        <w:t>;</w:t>
      </w:r>
    </w:p>
    <w:p w14:paraId="6603E9B2" w14:textId="77777777" w:rsidR="00C44595" w:rsidRDefault="00C44595" w:rsidP="00ED688D">
      <w:pPr>
        <w:pStyle w:val="ad"/>
        <w:spacing w:line="240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 w14:anchorId="553EEFE7">
          <v:shape id="_x0000_i1062" type="#_x0000_t75" style="width:25.05pt;height:17.6pt" o:ole="">
            <v:imagedata r:id="rId80" o:title=""/>
          </v:shape>
          <o:OLEObject Type="Embed" ProgID="Equation.DSMT4" ShapeID="_x0000_i1062" DrawAspect="Content" ObjectID="_1664797289" r:id="rId81"/>
        </w:object>
      </w:r>
      <w:r>
        <w:t>;</w:t>
      </w:r>
    </w:p>
    <w:p w14:paraId="3F293B2A" w14:textId="77777777" w:rsidR="00A82FF6" w:rsidRDefault="00A82FF6" w:rsidP="00ED688D">
      <w:pPr>
        <w:pStyle w:val="ad"/>
        <w:spacing w:line="240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 w14:anchorId="6A86455C">
          <v:shape id="_x0000_i1063" type="#_x0000_t75" style="width:14.95pt;height:21.85pt" o:ole="">
            <v:imagedata r:id="rId82" o:title=""/>
          </v:shape>
          <o:OLEObject Type="Embed" ProgID="Equation.DSMT4" ShapeID="_x0000_i1063" DrawAspect="Content" ObjectID="_1664797290" r:id="rId83"/>
        </w:object>
      </w:r>
      <w:r>
        <w:t>;</w:t>
      </w:r>
    </w:p>
    <w:p w14:paraId="2BCF8A82" w14:textId="17C8ABD3" w:rsidR="00C44595" w:rsidRPr="00762EC7" w:rsidRDefault="00C44595" w:rsidP="00ED688D">
      <w:pPr>
        <w:pStyle w:val="ad"/>
        <w:spacing w:line="240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 w14:anchorId="3C1FCF76">
          <v:shape id="_x0000_i1064" type="#_x0000_t75" style="width:14.95pt;height:17.6pt" o:ole="">
            <v:imagedata r:id="rId84" o:title=""/>
          </v:shape>
          <o:OLEObject Type="Embed" ProgID="Equation.DSMT4" ShapeID="_x0000_i1064" DrawAspect="Content" ObjectID="_1664797291" r:id="rId85"/>
        </w:object>
      </w:r>
      <w:r w:rsidR="00571B17" w:rsidRPr="00762EC7">
        <w:t>.</w:t>
      </w:r>
    </w:p>
    <w:p w14:paraId="73618E22" w14:textId="77777777" w:rsidR="0032769A" w:rsidRPr="00936066" w:rsidRDefault="0032769A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14:paraId="009696E1" w14:textId="77777777" w:rsidR="0032769A" w:rsidRPr="00936066" w:rsidRDefault="0032769A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 w14:anchorId="00A1EA13">
          <v:shape id="_x0000_i1065" type="#_x0000_t75" style="width:256pt;height:32.55pt" o:ole="">
            <v:imagedata r:id="rId86" o:title=""/>
          </v:shape>
          <o:OLEObject Type="Embed" ProgID="Equation.DSMT4" ShapeID="_x0000_i1065" DrawAspect="Content" ObjectID="_1664797292" r:id="rId87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1</w:t>
      </w:r>
      <w:r w:rsidRPr="00936066">
        <w:rPr>
          <w:color w:val="auto"/>
          <w:szCs w:val="28"/>
          <w:lang w:val="en-US"/>
        </w:rPr>
        <w:t>)</w:t>
      </w:r>
    </w:p>
    <w:p w14:paraId="2C26F834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14:paraId="6E0C9AC9" w14:textId="77777777" w:rsidR="00C44595" w:rsidRDefault="00C44595" w:rsidP="00ED688D">
      <w:pPr>
        <w:pStyle w:val="ad"/>
        <w:spacing w:before="240" w:after="240"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 w14:anchorId="5E9D8ADB">
          <v:shape id="_x0000_i1066" type="#_x0000_t75" style="width:82.15pt;height:21.85pt" o:ole="">
            <v:imagedata r:id="rId88" o:title=""/>
          </v:shape>
          <o:OLEObject Type="Embed" ProgID="Equation.DSMT4" ShapeID="_x0000_i1066" DrawAspect="Content" ObjectID="_1664797293" r:id="rId89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A13E8B">
        <w:rPr>
          <w:color w:val="auto"/>
          <w:szCs w:val="28"/>
        </w:rPr>
        <w:t>2</w:t>
      </w:r>
      <w:r w:rsidRPr="00936066">
        <w:rPr>
          <w:color w:val="auto"/>
          <w:szCs w:val="28"/>
        </w:rPr>
        <w:t>)</w:t>
      </w:r>
    </w:p>
    <w:p w14:paraId="11BB4F9A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14:paraId="59E9721A" w14:textId="77777777" w:rsidR="002313A3" w:rsidRPr="00936066" w:rsidRDefault="00C44595" w:rsidP="00ED688D">
      <w:pPr>
        <w:spacing w:line="240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 w14:anchorId="3454CE90">
          <v:shape id="_x0000_i1067" type="#_x0000_t75" style="width:161.6pt;height:40pt" o:ole="">
            <v:imagedata r:id="rId90" o:title=""/>
          </v:shape>
          <o:OLEObject Type="Embed" ProgID="Equation.DSMT4" ShapeID="_x0000_i1067" DrawAspect="Content" ObjectID="_1664797294" r:id="rId91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7</w:t>
      </w:r>
      <w:r w:rsidRPr="00936066">
        <w:rPr>
          <w:color w:val="auto"/>
          <w:szCs w:val="28"/>
        </w:rPr>
        <w:t>)</w:t>
      </w:r>
    </w:p>
    <w:p w14:paraId="6BCB4142" w14:textId="7777777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14:paraId="6F937DCE" w14:textId="77777777" w:rsidR="00C44595" w:rsidRPr="00936066" w:rsidRDefault="00C44595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 w14:anchorId="34854101">
          <v:shape id="_x0000_i1068" type="#_x0000_t75" style="width:54.4pt;height:39.45pt" o:ole="">
            <v:imagedata r:id="rId92" o:title=""/>
          </v:shape>
          <o:OLEObject Type="Embed" ProgID="Equation.DSMT4" ShapeID="_x0000_i1068" DrawAspect="Content" ObjectID="_1664797295" r:id="rId93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8</w:t>
      </w:r>
      <w:r w:rsidRPr="00936066">
        <w:rPr>
          <w:color w:val="auto"/>
          <w:szCs w:val="28"/>
        </w:rPr>
        <w:t>)</w:t>
      </w:r>
    </w:p>
    <w:p w14:paraId="084E395B" w14:textId="23F6E8C7" w:rsidR="00C44595" w:rsidRPr="00936066" w:rsidRDefault="00C44595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ins w:id="15" w:author="User" w:date="2020-09-24T15:00:00Z">
        <w:r w:rsidR="003D14C5" w:rsidRPr="00C54143">
          <w:rPr>
            <w:szCs w:val="28"/>
          </w:rPr>
          <w:t xml:space="preserve">временного интервала, соответствующего </w:t>
        </w:r>
      </w:ins>
      <w:ins w:id="16" w:author="User" w:date="2020-09-24T15:01:00Z">
        <w:r w:rsidR="003D14C5" w:rsidRPr="00C54143">
          <w:rPr>
            <w:szCs w:val="28"/>
          </w:rPr>
          <w:t>протяжённости по</w:t>
        </w:r>
        <w:r w:rsidR="003D14C5">
          <w:rPr>
            <w:szCs w:val="28"/>
          </w:rPr>
          <w:t xml:space="preserve"> </w:t>
        </w:r>
      </w:ins>
      <w:r w:rsidRPr="00936066">
        <w:rPr>
          <w:szCs w:val="28"/>
        </w:rPr>
        <w:t>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14:paraId="3BFB12BA" w14:textId="29A3BF20" w:rsidR="00C44595" w:rsidRPr="00936066" w:rsidRDefault="00B77BF8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 w14:anchorId="771BA345">
          <v:shape id="_x0000_i1069" type="#_x0000_t75" style="width:124.8pt;height:36.8pt" o:ole="">
            <v:imagedata r:id="rId94" o:title=""/>
          </v:shape>
          <o:OLEObject Type="Embed" ProgID="Equation.DSMT4" ShapeID="_x0000_i1069" DrawAspect="Content" ObjectID="_1664797296" r:id="rId95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B54F5D">
        <w:rPr>
          <w:color w:val="auto"/>
          <w:szCs w:val="28"/>
          <w:lang w:val="en-US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9</w:t>
      </w:r>
      <w:r w:rsidR="00C44595" w:rsidRPr="00936066">
        <w:rPr>
          <w:color w:val="auto"/>
          <w:szCs w:val="28"/>
        </w:rPr>
        <w:t>)</w:t>
      </w:r>
    </w:p>
    <w:p w14:paraId="2A0A4C07" w14:textId="77777777" w:rsidR="00C44595" w:rsidRPr="00936066" w:rsidRDefault="00AB527D" w:rsidP="00ED688D">
      <w:pPr>
        <w:pStyle w:val="ad"/>
        <w:numPr>
          <w:ilvl w:val="0"/>
          <w:numId w:val="2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14:paraId="681375F1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 w14:anchorId="7A537B15">
          <v:shape id="_x0000_i1070" type="#_x0000_t75" style="width:96.55pt;height:40pt" o:ole="">
            <v:imagedata r:id="rId96" o:title=""/>
          </v:shape>
          <o:OLEObject Type="Embed" ProgID="Equation.DSMT4" ShapeID="_x0000_i1070" DrawAspect="Content" ObjectID="_1664797297" r:id="rId97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112039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14:paraId="4DA090BE" w14:textId="77777777" w:rsidR="00AB527D" w:rsidRPr="00936066" w:rsidRDefault="00AB527D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 w14:anchorId="6FA5DFEB">
          <v:shape id="_x0000_i1071" type="#_x0000_t75" style="width:97.05pt;height:40pt" o:ole="">
            <v:imagedata r:id="rId98" o:title=""/>
          </v:shape>
          <o:OLEObject Type="Embed" ProgID="Equation.DSMT4" ShapeID="_x0000_i1071" DrawAspect="Content" ObjectID="_1664797298" r:id="rId99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</w:t>
      </w:r>
      <w:r w:rsidR="00112039">
        <w:rPr>
          <w:color w:val="auto"/>
          <w:szCs w:val="28"/>
        </w:rPr>
        <w:t>11</w:t>
      </w:r>
      <w:r w:rsidRPr="00936066">
        <w:rPr>
          <w:color w:val="auto"/>
          <w:szCs w:val="28"/>
        </w:rPr>
        <w:t>)</w:t>
      </w:r>
    </w:p>
    <w:p w14:paraId="704B3226" w14:textId="16121088" w:rsidR="004B49CE" w:rsidRPr="004B49CE" w:rsidRDefault="00AB527D" w:rsidP="004B49CE">
      <w:pPr>
        <w:pStyle w:val="ad"/>
        <w:spacing w:line="240" w:lineRule="auto"/>
        <w:ind w:left="0" w:firstLine="0"/>
        <w:jc w:val="right"/>
        <w:rPr>
          <w:color w:val="auto"/>
          <w:szCs w:val="28"/>
          <w:lang w:val="en-US"/>
        </w:rPr>
      </w:pPr>
      <w:r w:rsidRPr="00936066">
        <w:rPr>
          <w:color w:val="auto"/>
          <w:position w:val="-34"/>
          <w:szCs w:val="28"/>
        </w:rPr>
        <w:object w:dxaOrig="2000" w:dyaOrig="820" w14:anchorId="498C2DFC">
          <v:shape id="_x0000_i1072" type="#_x0000_t75" style="width:101.35pt;height:40pt" o:ole="">
            <v:imagedata r:id="rId100" o:title=""/>
          </v:shape>
          <o:OLEObject Type="Embed" ProgID="Equation.3" ShapeID="_x0000_i1072" DrawAspect="Content" ObjectID="_1664797299" r:id="rId101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112039">
        <w:rPr>
          <w:color w:val="auto"/>
          <w:szCs w:val="28"/>
        </w:rPr>
        <w:t>2</w:t>
      </w:r>
      <w:r w:rsidR="004B49CE">
        <w:rPr>
          <w:color w:val="auto"/>
          <w:szCs w:val="28"/>
        </w:rPr>
        <w:t>)</w:t>
      </w:r>
    </w:p>
    <w:p w14:paraId="07B555DC" w14:textId="77777777" w:rsidR="00AB527D" w:rsidRDefault="00AB527D" w:rsidP="00ED688D">
      <w:pPr>
        <w:spacing w:line="240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14:paraId="52AB8774" w14:textId="77777777" w:rsidR="00D40B8B" w:rsidRDefault="00D40B8B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14:paraId="19783F44" w14:textId="77777777" w:rsidR="00D40B8B" w:rsidRDefault="00D40B8B" w:rsidP="00ED688D">
      <w:pPr>
        <w:pStyle w:val="ad"/>
        <w:spacing w:line="240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 w14:anchorId="21CD00E1">
          <v:shape id="_x0000_i1073" type="#_x0000_t75" style="width:78.95pt;height:21.85pt" o:ole="">
            <v:imagedata r:id="rId102" o:title=""/>
          </v:shape>
          <o:OLEObject Type="Embed" ProgID="Equation.DSMT4" ShapeID="_x0000_i1073" DrawAspect="Content" ObjectID="_1664797300" r:id="rId103"/>
        </w:object>
      </w:r>
      <w:r>
        <w:rPr>
          <w:szCs w:val="28"/>
        </w:rPr>
        <w:t>);</w:t>
      </w:r>
      <w:proofErr w:type="gramEnd"/>
    </w:p>
    <w:p w14:paraId="3E27719E" w14:textId="77777777" w:rsidR="00D40B8B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14:paraId="0A3E979D" w14:textId="77777777" w:rsidR="008D75B8" w:rsidRPr="00936066" w:rsidRDefault="00E9292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E9292B">
        <w:rPr>
          <w:color w:val="auto"/>
          <w:position w:val="-88"/>
        </w:rPr>
        <w:object w:dxaOrig="3640" w:dyaOrig="1900" w14:anchorId="25003FEC">
          <v:shape id="_x0000_i1074" type="#_x0000_t75" style="width:183.45pt;height:94.4pt" o:ole="">
            <v:imagedata r:id="rId104" o:title=""/>
          </v:shape>
          <o:OLEObject Type="Embed" ProgID="Equation.DSMT4" ShapeID="_x0000_i1074" DrawAspect="Content" ObjectID="_1664797301" r:id="rId105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3</w:t>
      </w:r>
      <w:r w:rsidR="008D75B8" w:rsidRPr="00936066">
        <w:rPr>
          <w:color w:val="auto"/>
          <w:szCs w:val="28"/>
        </w:rPr>
        <w:t>)</w:t>
      </w:r>
    </w:p>
    <w:p w14:paraId="414B96D9" w14:textId="3996F536" w:rsidR="008D75B8" w:rsidRPr="00936066" w:rsidRDefault="008D75B8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>Расчет текущей дальности для пространственного элемента</w:t>
      </w:r>
      <w:r w:rsidR="00B54F5D" w:rsidRPr="00B54F5D">
        <w:rPr>
          <w:color w:val="auto"/>
          <w:szCs w:val="28"/>
        </w:rPr>
        <w:t xml:space="preserve">, </w:t>
      </w:r>
      <w:r w:rsidR="00B54F5D">
        <w:rPr>
          <w:color w:val="auto"/>
          <w:szCs w:val="28"/>
        </w:rPr>
        <w:t>в котором находится фазовый центр антенной системы постановщика помех</w:t>
      </w:r>
    </w:p>
    <w:p w14:paraId="0BE6E1EB" w14:textId="77777777" w:rsidR="008D75B8" w:rsidRPr="00936066" w:rsidRDefault="00532D8B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79" w:dyaOrig="660" w14:anchorId="5F43598F">
          <v:shape id="_x0000_i1075" type="#_x0000_t75" style="width:259.75pt;height:32.55pt" o:ole="">
            <v:imagedata r:id="rId106" o:title=""/>
          </v:shape>
          <o:OLEObject Type="Embed" ProgID="Equation.DSMT4" ShapeID="_x0000_i1075" DrawAspect="Content" ObjectID="_1664797302" r:id="rId107"/>
        </w:object>
      </w:r>
      <w:r w:rsidR="008D75B8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4</w:t>
      </w:r>
      <w:r w:rsidR="008D75B8" w:rsidRPr="00936066">
        <w:rPr>
          <w:color w:val="auto"/>
          <w:szCs w:val="28"/>
        </w:rPr>
        <w:t>)</w:t>
      </w:r>
    </w:p>
    <w:p w14:paraId="3375BB1B" w14:textId="42C9A3AA" w:rsidR="008D75B8" w:rsidRPr="00936066" w:rsidRDefault="00A425D9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="00532D8B">
        <w:rPr>
          <w:szCs w:val="28"/>
        </w:rPr>
        <w:t xml:space="preserve"> Доплера</w:t>
      </w:r>
    </w:p>
    <w:p w14:paraId="4697C044" w14:textId="77777777" w:rsidR="00A425D9" w:rsidRPr="001B66C7" w:rsidRDefault="00532D8B" w:rsidP="00ED688D">
      <w:pPr>
        <w:pStyle w:val="ad"/>
        <w:spacing w:line="240" w:lineRule="auto"/>
        <w:ind w:left="0" w:firstLine="0"/>
        <w:jc w:val="right"/>
        <w:rPr>
          <w:szCs w:val="28"/>
        </w:rPr>
      </w:pPr>
      <w:r w:rsidRPr="00532D8B">
        <w:rPr>
          <w:position w:val="-32"/>
          <w:szCs w:val="28"/>
        </w:rPr>
        <w:object w:dxaOrig="2220" w:dyaOrig="780" w14:anchorId="35CF9D8A">
          <v:shape id="_x0000_i1076" type="#_x0000_t75" style="width:110.95pt;height:38.95pt" o:ole="">
            <v:imagedata r:id="rId108" o:title=""/>
          </v:shape>
          <o:OLEObject Type="Embed" ProgID="Equation.DSMT4" ShapeID="_x0000_i1076" DrawAspect="Content" ObjectID="_1664797303" r:id="rId109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</w:t>
      </w:r>
      <w:r w:rsidR="00CF3C46">
        <w:rPr>
          <w:szCs w:val="28"/>
        </w:rPr>
        <w:t>5</w:t>
      </w:r>
      <w:r w:rsidR="00A425D9" w:rsidRPr="001B66C7">
        <w:rPr>
          <w:szCs w:val="28"/>
        </w:rPr>
        <w:t>)</w:t>
      </w:r>
    </w:p>
    <w:p w14:paraId="4E10DED0" w14:textId="2F461D79" w:rsidR="004B49CE" w:rsidRPr="00C533A0" w:rsidRDefault="004B49CE" w:rsidP="004B49CE">
      <w:pPr>
        <w:pStyle w:val="ad"/>
        <w:numPr>
          <w:ilvl w:val="0"/>
          <w:numId w:val="3"/>
        </w:numPr>
        <w:spacing w:before="240" w:line="240" w:lineRule="auto"/>
        <w:ind w:left="0" w:firstLine="0"/>
        <w:rPr>
          <w:szCs w:val="28"/>
        </w:rPr>
      </w:pPr>
      <w:r>
        <w:rPr>
          <w:color w:val="auto"/>
        </w:rPr>
        <w:t xml:space="preserve">Расчет </w:t>
      </w:r>
      <w:r w:rsidR="00C533A0">
        <w:rPr>
          <w:color w:val="auto"/>
        </w:rPr>
        <w:t>амплитудного множителя помехового сигнала</w:t>
      </w:r>
    </w:p>
    <w:p w14:paraId="20210EEB" w14:textId="2673ADD1" w:rsidR="00C533A0" w:rsidRDefault="00C533A0" w:rsidP="00C533A0">
      <w:pPr>
        <w:pStyle w:val="ad"/>
        <w:spacing w:before="240" w:line="240" w:lineRule="auto"/>
        <w:ind w:left="0" w:firstLine="0"/>
        <w:rPr>
          <w:color w:val="auto"/>
        </w:rPr>
      </w:pPr>
      <w:r>
        <w:rPr>
          <w:color w:val="auto"/>
        </w:rPr>
        <w:noBreakHyphen/>
        <w:t> плотность потока мощности на фланце приемной антенны постановщика помех:</w:t>
      </w:r>
    </w:p>
    <w:p w14:paraId="3EDFF029" w14:textId="1F42AE8A" w:rsidR="00C533A0" w:rsidRPr="004B49CE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D86428">
        <w:rPr>
          <w:position w:val="-36"/>
        </w:rPr>
        <w:object w:dxaOrig="1520" w:dyaOrig="800" w14:anchorId="4AA461A4">
          <v:shape id="_x0000_i1077" type="#_x0000_t75" style="width:76.25pt;height:40pt" o:ole="">
            <v:imagedata r:id="rId110" o:title=""/>
          </v:shape>
          <o:OLEObject Type="Embed" ProgID="Equation.DSMT4" ShapeID="_x0000_i1077" DrawAspect="Content" ObjectID="_1664797304" r:id="rId111"/>
        </w:object>
      </w:r>
    </w:p>
    <w:p w14:paraId="2F1BDAAC" w14:textId="50ECADEB" w:rsidR="004B49CE" w:rsidRDefault="00C533A0" w:rsidP="004B49CE">
      <w:pPr>
        <w:pStyle w:val="ad"/>
        <w:spacing w:before="240" w:line="240" w:lineRule="auto"/>
        <w:ind w:left="0" w:firstLine="0"/>
        <w:rPr>
          <w:szCs w:val="28"/>
        </w:rPr>
      </w:pPr>
      <w:r w:rsidRPr="00C533A0">
        <w:rPr>
          <w:szCs w:val="28"/>
        </w:rPr>
        <w:noBreakHyphen/>
      </w:r>
      <w:r>
        <w:rPr>
          <w:szCs w:val="28"/>
          <w:lang w:val="en-US"/>
        </w:rPr>
        <w:t> </w:t>
      </w:r>
      <w:r>
        <w:rPr>
          <w:szCs w:val="28"/>
        </w:rPr>
        <w:t>мощность сигнала на фланце приемной антенны постановщика помех</w:t>
      </w:r>
    </w:p>
    <w:p w14:paraId="6FC0C258" w14:textId="13985048" w:rsidR="00C533A0" w:rsidRDefault="00C533A0" w:rsidP="00762EC7">
      <w:pPr>
        <w:pStyle w:val="ad"/>
        <w:spacing w:before="240" w:line="240" w:lineRule="auto"/>
        <w:ind w:left="0" w:firstLine="0"/>
        <w:jc w:val="center"/>
        <w:rPr>
          <w:lang w:val="en-US"/>
        </w:rPr>
      </w:pPr>
      <w:r w:rsidRPr="00C533A0">
        <w:rPr>
          <w:position w:val="-28"/>
        </w:rPr>
        <w:object w:dxaOrig="2040" w:dyaOrig="780" w14:anchorId="4F4E8D87">
          <v:shape id="_x0000_i1078" type="#_x0000_t75" style="width:101.85pt;height:38.95pt" o:ole="">
            <v:imagedata r:id="rId112" o:title=""/>
          </v:shape>
          <o:OLEObject Type="Embed" ProgID="Equation.DSMT4" ShapeID="_x0000_i1078" DrawAspect="Content" ObjectID="_1664797305" r:id="rId113"/>
        </w:object>
      </w:r>
    </w:p>
    <w:p w14:paraId="185CBE04" w14:textId="23BFB07E" w:rsidR="00C533A0" w:rsidRPr="00C533A0" w:rsidRDefault="00C533A0" w:rsidP="004B49CE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340" w:dyaOrig="840" w14:anchorId="719FCB1F">
          <v:shape id="_x0000_i1079" type="#_x0000_t75" style="width:117.35pt;height:42.15pt" o:ole="">
            <v:imagedata r:id="rId114" o:title=""/>
          </v:shape>
          <o:OLEObject Type="Embed" ProgID="Equation.DSMT4" ShapeID="_x0000_i1079" DrawAspect="Content" ObjectID="_1664797306" r:id="rId115"/>
        </w:object>
      </w:r>
      <w:r>
        <w:t xml:space="preserve"> </w:t>
      </w:r>
      <w:r>
        <w:noBreakHyphen/>
        <w:t xml:space="preserve"> коэффициент усиления приемной антенны постановщика помех</w:t>
      </w:r>
      <w:r w:rsidRPr="00C533A0">
        <w:t>.</w:t>
      </w:r>
    </w:p>
    <w:p w14:paraId="3140F339" w14:textId="7ACC3658" w:rsidR="00C533A0" w:rsidRDefault="00C533A0" w:rsidP="004B49CE">
      <w:pPr>
        <w:pStyle w:val="ad"/>
        <w:spacing w:before="240" w:line="240" w:lineRule="auto"/>
        <w:ind w:left="0" w:firstLine="0"/>
      </w:pPr>
      <w:r w:rsidRPr="00C533A0">
        <w:noBreakHyphen/>
      </w:r>
      <w:r>
        <w:rPr>
          <w:lang w:val="en-US"/>
        </w:rPr>
        <w:t> </w:t>
      </w:r>
      <w:r>
        <w:t>мощность сигнала на выходе тракта ретрансляции</w:t>
      </w:r>
    </w:p>
    <w:p w14:paraId="1501A2B8" w14:textId="57EF3A6B" w:rsidR="00C533A0" w:rsidRPr="00C533A0" w:rsidRDefault="00C533A0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C533A0">
        <w:rPr>
          <w:position w:val="-42"/>
        </w:rPr>
        <w:object w:dxaOrig="3600" w:dyaOrig="980" w14:anchorId="00765D8A">
          <v:shape id="_x0000_i1080" type="#_x0000_t75" style="width:180.25pt;height:49.05pt" o:ole="">
            <v:imagedata r:id="rId116" o:title=""/>
          </v:shape>
          <o:OLEObject Type="Embed" ProgID="Equation.DSMT4" ShapeID="_x0000_i1080" DrawAspect="Content" ObjectID="_1664797307" r:id="rId117"/>
        </w:object>
      </w:r>
    </w:p>
    <w:p w14:paraId="22D8E544" w14:textId="4112040A" w:rsidR="00C533A0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мощность сигнала на фланце приемной антенны БРЛС</w:t>
      </w:r>
    </w:p>
    <w:p w14:paraId="6B31DC3B" w14:textId="125CC70D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42"/>
        </w:rPr>
        <w:object w:dxaOrig="2240" w:dyaOrig="980" w14:anchorId="1EA3F0E2">
          <v:shape id="_x0000_i1081" type="#_x0000_t75" style="width:112pt;height:49.05pt" o:ole="">
            <v:imagedata r:id="rId118" o:title=""/>
          </v:shape>
          <o:OLEObject Type="Embed" ProgID="Equation.DSMT4" ShapeID="_x0000_i1081" DrawAspect="Content" ObjectID="_1664797308" r:id="rId119"/>
        </w:object>
      </w:r>
    </w:p>
    <w:p w14:paraId="640D5A22" w14:textId="33C1D441" w:rsidR="00762EC7" w:rsidRPr="00C533A0" w:rsidRDefault="00762EC7" w:rsidP="00762EC7">
      <w:pPr>
        <w:pStyle w:val="ad"/>
        <w:spacing w:before="240" w:line="240" w:lineRule="auto"/>
        <w:ind w:left="0" w:firstLine="0"/>
      </w:pPr>
      <w:r>
        <w:t xml:space="preserve">где </w:t>
      </w:r>
      <w:r w:rsidRPr="00C533A0">
        <w:rPr>
          <w:position w:val="-40"/>
        </w:rPr>
        <w:object w:dxaOrig="2299" w:dyaOrig="840" w14:anchorId="5D3F64DD">
          <v:shape id="_x0000_i1082" type="#_x0000_t75" style="width:115.2pt;height:42.15pt" o:ole="">
            <v:imagedata r:id="rId120" o:title=""/>
          </v:shape>
          <o:OLEObject Type="Embed" ProgID="Equation.DSMT4" ShapeID="_x0000_i1082" DrawAspect="Content" ObjectID="_1664797309" r:id="rId121"/>
        </w:object>
      </w:r>
      <w:r>
        <w:t xml:space="preserve"> </w:t>
      </w:r>
      <w:r>
        <w:noBreakHyphen/>
        <w:t xml:space="preserve"> коэффициент усиления передающей антенны постановщика помех</w:t>
      </w:r>
      <w:r w:rsidRPr="00C533A0">
        <w:t>.</w:t>
      </w:r>
    </w:p>
    <w:p w14:paraId="436F8CBB" w14:textId="794CE48A" w:rsidR="00762EC7" w:rsidRDefault="00762EC7" w:rsidP="004B49CE">
      <w:pPr>
        <w:pStyle w:val="ad"/>
        <w:spacing w:before="240" w:line="240" w:lineRule="auto"/>
        <w:ind w:left="0" w:firstLine="0"/>
        <w:rPr>
          <w:szCs w:val="28"/>
        </w:rPr>
      </w:pPr>
      <w:r>
        <w:rPr>
          <w:szCs w:val="28"/>
        </w:rPr>
        <w:noBreakHyphen/>
        <w:t> амплитудный множитель</w:t>
      </w:r>
    </w:p>
    <w:p w14:paraId="20305580" w14:textId="3F3AFF98" w:rsidR="00762EC7" w:rsidRDefault="00762EC7" w:rsidP="00762EC7">
      <w:pPr>
        <w:pStyle w:val="ad"/>
        <w:spacing w:before="240" w:line="240" w:lineRule="auto"/>
        <w:ind w:left="0" w:firstLine="0"/>
        <w:jc w:val="center"/>
        <w:rPr>
          <w:szCs w:val="28"/>
        </w:rPr>
      </w:pPr>
      <w:r w:rsidRPr="00762EC7">
        <w:rPr>
          <w:position w:val="-20"/>
        </w:rPr>
        <w:object w:dxaOrig="1240" w:dyaOrig="520" w14:anchorId="196127A7">
          <v:shape id="_x0000_i1083" type="#_x0000_t75" style="width:61.85pt;height:26.15pt" o:ole="">
            <v:imagedata r:id="rId122" o:title=""/>
          </v:shape>
          <o:OLEObject Type="Embed" ProgID="Equation.DSMT4" ShapeID="_x0000_i1083" DrawAspect="Content" ObjectID="_1664797310" r:id="rId123"/>
        </w:object>
      </w:r>
    </w:p>
    <w:p w14:paraId="275C1E04" w14:textId="3698D64C" w:rsidR="00B77BF8" w:rsidRPr="00936066" w:rsidRDefault="00570087" w:rsidP="00ED688D">
      <w:pPr>
        <w:pStyle w:val="ad"/>
        <w:numPr>
          <w:ilvl w:val="0"/>
          <w:numId w:val="3"/>
        </w:numPr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14:paraId="13F847B0" w14:textId="77777777" w:rsidR="001960B3" w:rsidRPr="00936066" w:rsidRDefault="001960B3" w:rsidP="00ED688D">
      <w:pPr>
        <w:pStyle w:val="ad"/>
        <w:spacing w:line="240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14:paraId="36E2E24F" w14:textId="77777777" w:rsidR="00B77BF8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640" w:dyaOrig="720" w14:anchorId="4F67E0B2">
          <v:shape id="_x0000_i1084" type="#_x0000_t75" style="width:81.6pt;height:37.35pt" o:ole="">
            <v:imagedata r:id="rId124" o:title=""/>
          </v:shape>
          <o:OLEObject Type="Embed" ProgID="Equation.DSMT4" ShapeID="_x0000_i1084" DrawAspect="Content" ObjectID="_1664797311" r:id="rId125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</w:r>
      <w:r w:rsidR="00B77BF8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7</w:t>
      </w:r>
      <w:r w:rsidR="00B77BF8" w:rsidRPr="00936066">
        <w:rPr>
          <w:color w:val="auto"/>
          <w:szCs w:val="28"/>
        </w:rPr>
        <w:t>)</w:t>
      </w:r>
    </w:p>
    <w:p w14:paraId="3910D375" w14:textId="77777777" w:rsidR="00291E8D" w:rsidRPr="00936066" w:rsidRDefault="001960B3" w:rsidP="00ED688D">
      <w:pPr>
        <w:pStyle w:val="ad"/>
        <w:spacing w:line="240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lastRenderedPageBreak/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14:paraId="558CF26A" w14:textId="77777777" w:rsidR="00291E8D" w:rsidRPr="00936066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060" w:dyaOrig="1780" w14:anchorId="5F23E66D">
          <v:shape id="_x0000_i1085" type="#_x0000_t75" style="width:352.55pt;height:91.2pt" o:ole="">
            <v:imagedata r:id="rId126" o:title=""/>
          </v:shape>
          <o:OLEObject Type="Embed" ProgID="Equation.DSMT4" ShapeID="_x0000_i1085" DrawAspect="Content" ObjectID="_1664797312" r:id="rId127"/>
        </w:object>
      </w:r>
      <w:r w:rsidR="001960B3" w:rsidRPr="00936066">
        <w:rPr>
          <w:color w:val="auto"/>
          <w:szCs w:val="28"/>
        </w:rPr>
        <w:tab/>
      </w:r>
      <w:r w:rsidR="002D20DA"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8</w:t>
      </w:r>
      <w:r w:rsidR="001960B3" w:rsidRPr="00936066">
        <w:rPr>
          <w:color w:val="auto"/>
          <w:szCs w:val="28"/>
        </w:rPr>
        <w:t>)</w:t>
      </w:r>
    </w:p>
    <w:p w14:paraId="1B3CAE38" w14:textId="77777777" w:rsidR="006E49F3" w:rsidRDefault="00517296" w:rsidP="00ED688D">
      <w:pPr>
        <w:pStyle w:val="ad"/>
        <w:spacing w:line="240" w:lineRule="auto"/>
        <w:ind w:left="0" w:firstLine="0"/>
        <w:jc w:val="right"/>
        <w:rPr>
          <w:color w:val="auto"/>
          <w:szCs w:val="28"/>
        </w:rPr>
      </w:pPr>
      <w:r w:rsidRPr="00517296">
        <w:rPr>
          <w:color w:val="auto"/>
          <w:position w:val="-36"/>
          <w:szCs w:val="28"/>
          <w:lang w:val="en-US"/>
        </w:rPr>
        <w:object w:dxaOrig="2680" w:dyaOrig="859" w14:anchorId="7F4BD4A9">
          <v:shape id="_x0000_i1086" type="#_x0000_t75" style="width:133.85pt;height:43.2pt" o:ole="">
            <v:imagedata r:id="rId128" o:title=""/>
          </v:shape>
          <o:OLEObject Type="Embed" ProgID="Equation.DSMT4" ShapeID="_x0000_i1086" DrawAspect="Content" ObjectID="_1664797313" r:id="rId129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2D20DA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</w:t>
      </w:r>
      <w:r w:rsidR="00CF3C46">
        <w:rPr>
          <w:color w:val="auto"/>
          <w:szCs w:val="28"/>
        </w:rPr>
        <w:t>9</w:t>
      </w:r>
      <w:r w:rsidR="006E49F3" w:rsidRPr="00570087">
        <w:rPr>
          <w:color w:val="auto"/>
          <w:szCs w:val="28"/>
        </w:rPr>
        <w:t>)</w:t>
      </w:r>
    </w:p>
    <w:p w14:paraId="01F4486E" w14:textId="6580ADB5" w:rsidR="00076C2D" w:rsidRPr="00212479" w:rsidRDefault="00076C2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A84718" w:rsidRPr="00A84718">
        <w:rPr>
          <w:color w:val="auto"/>
          <w:szCs w:val="28"/>
        </w:rPr>
        <w:t>__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14:paraId="138B4C47" w14:textId="145F0AC4" w:rsidR="00E6515D" w:rsidRDefault="00206083" w:rsidP="00ED688D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7472" w:dyaOrig="6240" w14:anchorId="7496F786">
          <v:shape id="_x0000_i1087" type="#_x0000_t75" style="width:442.15pt;height:369.05pt" o:ole="">
            <v:imagedata r:id="rId130" o:title=""/>
          </v:shape>
          <o:OLEObject Type="Embed" ProgID="Visio.Drawing.11" ShapeID="_x0000_i1087" DrawAspect="Content" ObjectID="_1664797314" r:id="rId131"/>
        </w:object>
      </w:r>
    </w:p>
    <w:p w14:paraId="61F9E8A1" w14:textId="0245C4E2" w:rsidR="00E6515D" w:rsidRDefault="00E6515D" w:rsidP="00ED688D">
      <w:pPr>
        <w:pStyle w:val="ad"/>
        <w:spacing w:after="240" w:line="240" w:lineRule="auto"/>
        <w:ind w:left="0" w:firstLine="0"/>
        <w:jc w:val="center"/>
        <w:rPr>
          <w:ins w:id="17" w:author="User" w:date="2020-09-24T16:37:00Z"/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517296" w:rsidRPr="00517296">
        <w:rPr>
          <w:color w:val="auto"/>
          <w:position w:val="-12"/>
          <w:szCs w:val="28"/>
        </w:rPr>
        <w:object w:dxaOrig="820" w:dyaOrig="380" w14:anchorId="42FC33EB">
          <v:shape id="_x0000_i1088" type="#_x0000_t75" style="width:41.05pt;height:19.75pt" o:ole="">
            <v:imagedata r:id="rId132" o:title=""/>
          </v:shape>
          <o:OLEObject Type="Embed" ProgID="Equation.DSMT4" ShapeID="_x0000_i1088" DrawAspect="Content" ObjectID="_1664797315" r:id="rId133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14:paraId="499ED251" w14:textId="77777777" w:rsidR="00D428DE" w:rsidRPr="002D20DA" w:rsidRDefault="00D428DE" w:rsidP="00ED688D">
      <w:pPr>
        <w:pStyle w:val="ad"/>
        <w:spacing w:after="240" w:line="240" w:lineRule="auto"/>
        <w:ind w:left="0" w:firstLine="0"/>
        <w:jc w:val="center"/>
        <w:rPr>
          <w:color w:val="auto"/>
          <w:szCs w:val="28"/>
        </w:rPr>
      </w:pPr>
    </w:p>
    <w:p w14:paraId="4B5E591B" w14:textId="523E681D" w:rsidR="002D20DA" w:rsidRPr="00C54143" w:rsidRDefault="0041261D" w:rsidP="00ED688D">
      <w:pPr>
        <w:pStyle w:val="ad"/>
        <w:spacing w:line="240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>Время за</w:t>
      </w:r>
      <w:r w:rsidR="00517296">
        <w:rPr>
          <w:color w:val="auto"/>
          <w:szCs w:val="28"/>
        </w:rPr>
        <w:t xml:space="preserve">держки импульса, отраженного от </w:t>
      </w:r>
      <w:r>
        <w:rPr>
          <w:color w:val="auto"/>
          <w:szCs w:val="28"/>
        </w:rPr>
        <w:t>элемента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</w:t>
      </w:r>
      <w:r w:rsidR="00517296">
        <w:rPr>
          <w:color w:val="auto"/>
          <w:szCs w:val="28"/>
        </w:rPr>
        <w:t>в котором расположен постановщик помех</w:t>
      </w:r>
      <w:r w:rsidR="00A84718" w:rsidRPr="00A84718">
        <w:rPr>
          <w:color w:val="auto"/>
          <w:szCs w:val="28"/>
        </w:rPr>
        <w:t>,</w:t>
      </w:r>
      <w:r>
        <w:rPr>
          <w:color w:val="auto"/>
          <w:szCs w:val="28"/>
        </w:rPr>
        <w:t xml:space="preserve">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 w14:anchorId="60608DA5">
          <v:shape id="_x0000_i1089" type="#_x0000_t75" style="width:41.6pt;height:21.85pt" o:ole="">
            <v:imagedata r:id="rId134" o:title=""/>
          </v:shape>
          <o:OLEObject Type="Embed" ProgID="Equation.DSMT4" ShapeID="_x0000_i1089" DrawAspect="Content" ObjectID="_1664797316" r:id="rId135"/>
        </w:object>
      </w:r>
      <w:r w:rsidR="00517296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 w14:anchorId="7326D385">
          <v:shape id="_x0000_i1090" type="#_x0000_t75" style="width:14.4pt;height:17.6pt" o:ole="">
            <v:imagedata r:id="rId136" o:title=""/>
          </v:shape>
          <o:OLEObject Type="Embed" ProgID="Equation.DSMT4" ShapeID="_x0000_i1090" DrawAspect="Content" ObjectID="_1664797317" r:id="rId137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="00517296" w:rsidRPr="00517296">
        <w:rPr>
          <w:color w:val="auto"/>
          <w:position w:val="-12"/>
          <w:szCs w:val="28"/>
        </w:rPr>
        <w:object w:dxaOrig="400" w:dyaOrig="380" w14:anchorId="338D9AB1">
          <v:shape id="_x0000_i1091" type="#_x0000_t75" style="width:19.75pt;height:19.75pt" o:ole="">
            <v:imagedata r:id="rId138" o:title=""/>
          </v:shape>
          <o:OLEObject Type="Embed" ProgID="Equation.DSMT4" ShapeID="_x0000_i1091" DrawAspect="Content" ObjectID="_1664797318" r:id="rId139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="00A84718" w:rsidRPr="00A84718">
        <w:rPr>
          <w:color w:val="auto"/>
          <w:position w:val="-12"/>
          <w:szCs w:val="28"/>
        </w:rPr>
        <w:object w:dxaOrig="1300" w:dyaOrig="380" w14:anchorId="5A743810">
          <v:shape id="_x0000_i1092" type="#_x0000_t75" style="width:65.05pt;height:19.75pt" o:ole="">
            <v:imagedata r:id="rId140" o:title=""/>
          </v:shape>
          <o:OLEObject Type="Embed" ProgID="Equation.DSMT4" ShapeID="_x0000_i1092" DrawAspect="Content" ObjectID="_1664797319" r:id="rId141"/>
        </w:objec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lastRenderedPageBreak/>
        <w:t>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A84718" w:rsidRPr="00A84718">
        <w:rPr>
          <w:color w:val="auto"/>
          <w:position w:val="-12"/>
          <w:szCs w:val="28"/>
        </w:rPr>
        <w:object w:dxaOrig="820" w:dyaOrig="380" w14:anchorId="3797ADC2">
          <v:shape id="_x0000_i1093" type="#_x0000_t75" style="width:41.05pt;height:19.75pt" o:ole="">
            <v:imagedata r:id="rId142" o:title=""/>
          </v:shape>
          <o:OLEObject Type="Embed" ProgID="Equation.DSMT4" ShapeID="_x0000_i1093" DrawAspect="Content" ObjectID="_1664797320" r:id="rId143"/>
        </w:object>
      </w:r>
      <w:r w:rsidR="00CA3E47">
        <w:rPr>
          <w:color w:val="auto"/>
          <w:szCs w:val="28"/>
        </w:rPr>
        <w:t>.</w:t>
      </w:r>
    </w:p>
    <w:p w14:paraId="1494D61E" w14:textId="0939A685" w:rsidR="00A84718" w:rsidRDefault="00A84718" w:rsidP="00711032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дальности</w:t>
      </w:r>
    </w:p>
    <w:p w14:paraId="7ACFEB2D" w14:textId="311A13C0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  <w:r>
        <w:rPr>
          <w:color w:val="auto"/>
          <w:szCs w:val="28"/>
        </w:rPr>
        <w:t>Принцип формирования закона фазовой манипуляции отображает рисунок __.</w:t>
      </w:r>
    </w:p>
    <w:p w14:paraId="6300CF35" w14:textId="57A76427" w:rsidR="00711032" w:rsidRPr="00A84718" w:rsidRDefault="001B26E7" w:rsidP="00711032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object w:dxaOrig="5812" w:dyaOrig="6079" w14:anchorId="1C3C7D80">
          <v:shape id="_x0000_i1094" type="#_x0000_t75" style="width:290.65pt;height:304pt" o:ole="">
            <v:imagedata r:id="rId144" o:title=""/>
          </v:shape>
          <o:OLEObject Type="Embed" ProgID="Visio.Drawing.11" ShapeID="_x0000_i1094" DrawAspect="Content" ObjectID="_1664797321" r:id="rId145"/>
        </w:object>
      </w:r>
    </w:p>
    <w:p w14:paraId="03B5F33E" w14:textId="5751A130" w:rsidR="00A84718" w:rsidRPr="00C54143" w:rsidRDefault="00711032" w:rsidP="00C54143">
      <w:pPr>
        <w:pStyle w:val="ad"/>
        <w:spacing w:line="240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__ </w:t>
      </w:r>
      <w:r>
        <w:rPr>
          <w:color w:val="auto"/>
          <w:szCs w:val="28"/>
        </w:rPr>
        <w:noBreakHyphen/>
        <w:t xml:space="preserve"> Формирование помеховой модуляции при периодической манипуляции фазы периодически 0 </w:t>
      </w:r>
      <w:r w:rsidRPr="00711032">
        <w:rPr>
          <w:color w:val="auto"/>
          <w:szCs w:val="28"/>
        </w:rPr>
        <w:t>/</w:t>
      </w:r>
      <w:r>
        <w:rPr>
          <w:color w:val="auto"/>
          <w:szCs w:val="28"/>
        </w:rPr>
        <w:t xml:space="preserve"> π и по закону М-последовательности</w:t>
      </w:r>
    </w:p>
    <w:p w14:paraId="71A1935D" w14:textId="1FF32F97" w:rsidR="00C54143" w:rsidRDefault="00C54143" w:rsidP="00C54143">
      <w:pPr>
        <w:pStyle w:val="ad"/>
        <w:spacing w:line="240" w:lineRule="auto"/>
        <w:ind w:left="0" w:firstLine="0"/>
        <w:rPr>
          <w:color w:val="auto"/>
          <w:szCs w:val="28"/>
          <w:lang w:val="en-US"/>
        </w:rPr>
      </w:pPr>
    </w:p>
    <w:p w14:paraId="38F4914B" w14:textId="77777777" w:rsidR="007468F1" w:rsidRDefault="007468F1" w:rsidP="00C54143">
      <w:pPr>
        <w:pStyle w:val="ad"/>
        <w:spacing w:line="240" w:lineRule="auto"/>
        <w:ind w:left="0" w:firstLine="0"/>
        <w:rPr>
          <w:color w:val="auto"/>
          <w:szCs w:val="28"/>
          <w:lang w:val="en-US"/>
        </w:rPr>
      </w:pPr>
    </w:p>
    <w:p w14:paraId="1976CCC8" w14:textId="77777777" w:rsidR="007468F1" w:rsidRDefault="007468F1" w:rsidP="00C54143">
      <w:pPr>
        <w:pStyle w:val="ad"/>
        <w:spacing w:line="240" w:lineRule="auto"/>
        <w:ind w:left="0" w:firstLine="0"/>
        <w:rPr>
          <w:color w:val="auto"/>
          <w:szCs w:val="28"/>
          <w:lang w:val="en-US"/>
        </w:rPr>
      </w:pPr>
    </w:p>
    <w:p w14:paraId="5A002B21" w14:textId="615CE78D" w:rsidR="007468F1" w:rsidRPr="007468F1" w:rsidRDefault="007468F1" w:rsidP="007468F1">
      <w:pPr>
        <w:pStyle w:val="ad"/>
        <w:numPr>
          <w:ilvl w:val="0"/>
          <w:numId w:val="3"/>
        </w:numPr>
        <w:spacing w:line="240" w:lineRule="auto"/>
        <w:ind w:left="0" w:firstLine="709"/>
        <w:rPr>
          <w:color w:val="auto"/>
          <w:szCs w:val="28"/>
        </w:rPr>
      </w:pPr>
      <w:r>
        <w:rPr>
          <w:color w:val="auto"/>
          <w:szCs w:val="28"/>
        </w:rPr>
        <w:t>Расчет закона фазовой манипуляции для формирования помехового сигнала каналу азимута</w:t>
      </w:r>
    </w:p>
    <w:p w14:paraId="7D9AC2A9" w14:textId="40ABE8D8" w:rsidR="007468F1" w:rsidRPr="007468F1" w:rsidRDefault="007468F1" w:rsidP="007468F1">
      <w:pPr>
        <w:spacing w:line="240" w:lineRule="auto"/>
        <w:rPr>
          <w:color w:val="auto"/>
          <w:szCs w:val="28"/>
        </w:rPr>
      </w:pPr>
      <w:r>
        <w:rPr>
          <w:color w:val="auto"/>
          <w:szCs w:val="28"/>
        </w:rPr>
        <w:t>Принцип формирования закона фазовой манипуляции для канала азимута аналогичен принципу для канала дальности. Принципиальное отличие – в различных временных масштабах.</w:t>
      </w:r>
      <w:bookmarkStart w:id="18" w:name="_GoBack"/>
      <w:bookmarkEnd w:id="18"/>
    </w:p>
    <w:p w14:paraId="67B1D0D4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2BA544CF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7E4D9356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011A37CB" w14:textId="77777777" w:rsidR="00711032" w:rsidRDefault="00711032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76414A77" w14:textId="77777777" w:rsidR="00A84718" w:rsidRPr="00A84718" w:rsidRDefault="00A84718" w:rsidP="00711032">
      <w:pPr>
        <w:pStyle w:val="ad"/>
        <w:spacing w:line="240" w:lineRule="auto"/>
        <w:ind w:left="0"/>
        <w:rPr>
          <w:color w:val="auto"/>
          <w:szCs w:val="28"/>
        </w:rPr>
      </w:pPr>
    </w:p>
    <w:p w14:paraId="4F3A285F" w14:textId="77777777" w:rsidR="00B77BF8" w:rsidRDefault="00A73586" w:rsidP="00ED688D">
      <w:pPr>
        <w:pStyle w:val="ad"/>
        <w:numPr>
          <w:ilvl w:val="0"/>
          <w:numId w:val="3"/>
        </w:numPr>
        <w:spacing w:line="240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</w:t>
      </w:r>
      <w:del w:id="19" w:author="User" w:date="2020-09-24T16:54:00Z">
        <w:r w:rsidR="009629A3" w:rsidDel="00D428DE">
          <w:rPr>
            <w:szCs w:val="28"/>
          </w:rPr>
          <w:delText>о</w:delText>
        </w:r>
      </w:del>
      <w:r w:rsidR="009629A3">
        <w:rPr>
          <w:szCs w:val="28"/>
        </w:rPr>
        <w:t>го периода повторения</w:t>
      </w:r>
    </w:p>
    <w:p w14:paraId="052B9A15" w14:textId="424752F9" w:rsidR="009629A3" w:rsidRDefault="001B26E7" w:rsidP="00532D8B">
      <w:pPr>
        <w:pStyle w:val="ad"/>
        <w:spacing w:line="240" w:lineRule="auto"/>
        <w:ind w:left="0" w:firstLine="0"/>
        <w:jc w:val="right"/>
        <w:rPr>
          <w:szCs w:val="28"/>
        </w:rPr>
      </w:pPr>
      <w:r w:rsidRPr="00A84718">
        <w:rPr>
          <w:position w:val="-16"/>
          <w:szCs w:val="28"/>
        </w:rPr>
        <w:object w:dxaOrig="3120" w:dyaOrig="420" w14:anchorId="4810F898">
          <v:shape id="_x0000_i1095" type="#_x0000_t75" style="width:155.2pt;height:20.25pt" o:ole="">
            <v:imagedata r:id="rId146" o:title=""/>
          </v:shape>
          <o:OLEObject Type="Embed" ProgID="Equation.DSMT4" ShapeID="_x0000_i1095" DrawAspect="Content" ObjectID="_1664797322" r:id="rId147"/>
        </w:object>
      </w:r>
      <w:r w:rsidR="00E9292B">
        <w:rPr>
          <w:szCs w:val="28"/>
        </w:rPr>
        <w:tab/>
      </w:r>
      <w:r w:rsidR="00E9292B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</w:t>
      </w:r>
      <w:r w:rsidR="00CF3C46">
        <w:rPr>
          <w:szCs w:val="28"/>
        </w:rPr>
        <w:t>2</w:t>
      </w:r>
      <w:r w:rsidR="008777A2" w:rsidRPr="00821DC9">
        <w:rPr>
          <w:szCs w:val="28"/>
        </w:rPr>
        <w:t>2</w:t>
      </w:r>
      <w:r w:rsidR="009629A3" w:rsidRPr="007A6943">
        <w:rPr>
          <w:szCs w:val="28"/>
        </w:rPr>
        <w:t>)</w:t>
      </w:r>
    </w:p>
    <w:p w14:paraId="74C2DBBC" w14:textId="1B112E93" w:rsidR="00936066" w:rsidRPr="006D67F8" w:rsidRDefault="007A6943" w:rsidP="00ED688D">
      <w:pPr>
        <w:spacing w:line="240" w:lineRule="auto"/>
        <w:ind w:firstLine="708"/>
        <w:rPr>
          <w:szCs w:val="28"/>
        </w:rPr>
      </w:pPr>
      <w:r>
        <w:rPr>
          <w:szCs w:val="28"/>
        </w:rPr>
        <w:lastRenderedPageBreak/>
        <w:t xml:space="preserve">Выходом алгоритма формирования отраженного сигнала являются реальная и мнимая </w:t>
      </w:r>
      <w:del w:id="20" w:author="User" w:date="2020-09-24T16:51:00Z">
        <w:r w:rsidDel="00D428DE">
          <w:rPr>
            <w:szCs w:val="28"/>
          </w:rPr>
          <w:delText xml:space="preserve">квадратура </w:delText>
        </w:r>
      </w:del>
      <w:ins w:id="21" w:author="User" w:date="2020-09-24T16:51:00Z">
        <w:r w:rsidR="00D428DE">
          <w:rPr>
            <w:szCs w:val="28"/>
          </w:rPr>
          <w:t xml:space="preserve">квадратуры </w:t>
        </w:r>
      </w:ins>
      <w:r>
        <w:rPr>
          <w:szCs w:val="28"/>
        </w:rPr>
        <w:t xml:space="preserve">сигнала </w:t>
      </w:r>
      <w:r w:rsidRPr="007A6943">
        <w:rPr>
          <w:position w:val="-12"/>
          <w:szCs w:val="28"/>
        </w:rPr>
        <w:object w:dxaOrig="279" w:dyaOrig="380" w14:anchorId="4E1DB41D">
          <v:shape id="_x0000_i1096" type="#_x0000_t75" style="width:14.4pt;height:17.6pt" o:ole="">
            <v:imagedata r:id="rId148" o:title=""/>
          </v:shape>
          <o:OLEObject Type="Embed" ProgID="Equation.DSMT4" ShapeID="_x0000_i1096" DrawAspect="Content" ObjectID="_1664797323" r:id="rId149"/>
        </w:object>
      </w:r>
      <w:r>
        <w:rPr>
          <w:szCs w:val="28"/>
        </w:rPr>
        <w:t xml:space="preserve"> рассчитываемые для каждого периода повторения.</w:t>
      </w:r>
    </w:p>
    <w:p w14:paraId="7274BFC4" w14:textId="77777777" w:rsidR="00402362" w:rsidRDefault="00821DC9" w:rsidP="00ED688D">
      <w:pPr>
        <w:pStyle w:val="3"/>
        <w:spacing w:line="240" w:lineRule="auto"/>
      </w:pPr>
      <w:bookmarkStart w:id="22" w:name="_Toc500412058"/>
      <w:bookmarkStart w:id="23" w:name="_Toc39744828"/>
      <w:r>
        <w:t xml:space="preserve">Пояснения к </w:t>
      </w:r>
      <w:r w:rsidR="00402362">
        <w:t>алгоритм</w:t>
      </w:r>
      <w:bookmarkEnd w:id="22"/>
      <w:bookmarkEnd w:id="23"/>
      <w:r>
        <w:t>у</w:t>
      </w:r>
    </w:p>
    <w:p w14:paraId="03EDC7CE" w14:textId="5904BEAB" w:rsidR="00402362" w:rsidRDefault="00402362" w:rsidP="00ED688D">
      <w:pPr>
        <w:pStyle w:val="a4"/>
        <w:spacing w:line="240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</w:t>
      </w:r>
      <w:r w:rsidR="00385F51">
        <w:rPr>
          <w:color w:val="auto"/>
        </w:rPr>
        <w:t>дезинформирующую помеху ретрансляционного типа</w:t>
      </w:r>
      <w:r w:rsidR="003C5011">
        <w:rPr>
          <w:color w:val="auto"/>
        </w:rPr>
        <w:t>,</w:t>
      </w:r>
      <w:r w:rsidR="00385F51">
        <w:rPr>
          <w:color w:val="auto"/>
        </w:rPr>
        <w:t xml:space="preserve"> </w:t>
      </w:r>
      <w:r>
        <w:rPr>
          <w:color w:val="auto"/>
        </w:rPr>
        <w:t>имеет вид:</w:t>
      </w:r>
    </w:p>
    <w:p w14:paraId="5416D837" w14:textId="49FB8C5E" w:rsidR="00402362" w:rsidRPr="00954DCC" w:rsidRDefault="00532D8B" w:rsidP="00532D8B">
      <w:pPr>
        <w:pStyle w:val="a4"/>
        <w:spacing w:before="240" w:after="240" w:line="240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7060" w:dyaOrig="1020" w14:anchorId="64938EA8">
          <v:shape id="_x0000_i1097" type="#_x0000_t75" style="width:353.6pt;height:50.15pt" o:ole="">
            <v:imagedata r:id="rId150" o:title=""/>
          </v:shape>
          <o:OLEObject Type="Embed" ProgID="Equation.DSMT4" ShapeID="_x0000_i1097" DrawAspect="Content" ObjectID="_1664797324" r:id="rId151"/>
        </w:object>
      </w:r>
      <w:r w:rsidRPr="00532D8B">
        <w:rPr>
          <w:color w:val="auto"/>
          <w:szCs w:val="28"/>
        </w:rPr>
        <w:tab/>
      </w:r>
      <w:r w:rsidRPr="00762EC7">
        <w:rPr>
          <w:color w:val="auto"/>
          <w:szCs w:val="28"/>
        </w:rPr>
        <w:tab/>
      </w:r>
      <w:r w:rsidR="00402362" w:rsidRPr="00954DCC">
        <w:rPr>
          <w:color w:val="auto"/>
          <w:szCs w:val="28"/>
        </w:rPr>
        <w:t>(1.</w:t>
      </w:r>
      <w:r w:rsidR="008777A2" w:rsidRPr="005B3019">
        <w:rPr>
          <w:color w:val="auto"/>
          <w:szCs w:val="28"/>
        </w:rPr>
        <w:t>23</w:t>
      </w:r>
      <w:r w:rsidR="00402362" w:rsidRPr="00954DCC">
        <w:rPr>
          <w:color w:val="auto"/>
          <w:szCs w:val="28"/>
        </w:rPr>
        <w:t>)</w:t>
      </w:r>
    </w:p>
    <w:p w14:paraId="0B71A088" w14:textId="77777777" w:rsidR="00402362" w:rsidRPr="000E2D2B" w:rsidRDefault="00402362" w:rsidP="00ED688D">
      <w:pPr>
        <w:pStyle w:val="a4"/>
        <w:spacing w:line="240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Pr="00864D8C">
        <w:rPr>
          <w:color w:val="auto"/>
          <w:position w:val="-16"/>
        </w:rPr>
        <w:object w:dxaOrig="520" w:dyaOrig="420" w14:anchorId="0BD49FDF">
          <v:shape id="_x0000_i1098" type="#_x0000_t75" style="width:25.05pt;height:21.85pt" o:ole="">
            <v:imagedata r:id="rId152" o:title=""/>
          </v:shape>
          <o:OLEObject Type="Embed" ProgID="Equation.DSMT4" ShapeID="_x0000_i1098" DrawAspect="Content" ObjectID="_1664797325" r:id="rId153"/>
        </w:object>
      </w:r>
      <w:r w:rsidRPr="00864D8C">
        <w:rPr>
          <w:color w:val="auto"/>
        </w:rPr>
        <w:t xml:space="preserve"> </w:t>
      </w:r>
      <w:r w:rsidRPr="00864D8C">
        <w:rPr>
          <w:color w:val="auto"/>
        </w:rPr>
        <w:noBreakHyphen/>
        <w:t xml:space="preserve"> «медленное» и «быстрое» время</w:t>
      </w:r>
      <w:r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14:paraId="21284020" w14:textId="5CDA7210" w:rsidR="00402362" w:rsidRPr="00801309" w:rsidRDefault="00961578" w:rsidP="00ED688D">
      <w:pPr>
        <w:pStyle w:val="a4"/>
        <w:spacing w:line="240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 w14:anchorId="7705E382">
          <v:shape id="_x0000_i1099" type="#_x0000_t75" style="width:36.8pt;height:25.05pt" o:ole="">
            <v:imagedata r:id="rId154" o:title=""/>
          </v:shape>
          <o:OLEObject Type="Embed" ProgID="Equation.DSMT4" ShapeID="_x0000_i1099" DrawAspect="Content" ObjectID="_1664797326" r:id="rId155"/>
        </w:object>
      </w:r>
      <w:r w:rsidR="00402362" w:rsidRPr="00801309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амплитудный множитель необходимый для придания мощности </w:t>
      </w:r>
      <w:r>
        <w:rPr>
          <w:color w:val="auto"/>
        </w:rPr>
        <w:t xml:space="preserve">помеховому </w:t>
      </w:r>
      <w:r w:rsidR="00402362">
        <w:rPr>
          <w:color w:val="auto"/>
        </w:rPr>
        <w:t>сигналу</w:t>
      </w:r>
      <w:r w:rsidR="00A57E25" w:rsidRPr="00A57E25">
        <w:rPr>
          <w:color w:val="auto"/>
        </w:rPr>
        <w:t xml:space="preserve">. </w:t>
      </w:r>
      <w:r w:rsidR="00A57E25">
        <w:rPr>
          <w:color w:val="auto"/>
        </w:rPr>
        <w:t>Данный множитель определяется</w:t>
      </w:r>
      <w:r>
        <w:rPr>
          <w:color w:val="auto"/>
        </w:rPr>
        <w:t xml:space="preserve"> энергетически</w:t>
      </w:r>
      <w:r w:rsidR="00A57E25">
        <w:rPr>
          <w:color w:val="auto"/>
        </w:rPr>
        <w:t>ми</w:t>
      </w:r>
      <w:r>
        <w:rPr>
          <w:color w:val="auto"/>
        </w:rPr>
        <w:t xml:space="preserve"> характеристик</w:t>
      </w:r>
      <w:r w:rsidR="00A57E25">
        <w:rPr>
          <w:color w:val="auto"/>
        </w:rPr>
        <w:t>ами</w:t>
      </w:r>
      <w:r>
        <w:rPr>
          <w:color w:val="auto"/>
        </w:rPr>
        <w:t xml:space="preserve"> постановщика помех</w:t>
      </w:r>
      <w:r w:rsidR="00402362" w:rsidRPr="00801309">
        <w:rPr>
          <w:color w:val="auto"/>
        </w:rPr>
        <w:t>;</w:t>
      </w:r>
    </w:p>
    <w:p w14:paraId="0243D26F" w14:textId="7422D8D3" w:rsidR="00402362" w:rsidRPr="00FA18A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6860" w:dyaOrig="1140" w14:anchorId="0570E068">
          <v:shape id="_x0000_i1100" type="#_x0000_t75" style="width:341.85pt;height:57.05pt" o:ole="">
            <v:imagedata r:id="rId156" o:title=""/>
          </v:shape>
          <o:OLEObject Type="Embed" ProgID="Equation.DSMT4" ShapeID="_x0000_i1100" DrawAspect="Content" ObjectID="_1664797327" r:id="rId157"/>
        </w:object>
      </w:r>
      <w:r w:rsidR="00402362" w:rsidRPr="00FA18A2">
        <w:rPr>
          <w:color w:val="auto"/>
        </w:rPr>
        <w:t xml:space="preserve"> </w:t>
      </w:r>
      <w:r w:rsidR="00402362" w:rsidRPr="00FA18A2">
        <w:rPr>
          <w:color w:val="auto"/>
        </w:rPr>
        <w:noBreakHyphen/>
        <w:t xml:space="preserve"> </w:t>
      </w:r>
      <w:r w:rsidR="0040236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079" w:dyaOrig="1020" w14:anchorId="565DB924">
          <v:shape id="_x0000_i1101" type="#_x0000_t75" style="width:103.45pt;height:51.75pt" o:ole="">
            <v:imagedata r:id="rId158" o:title=""/>
          </v:shape>
          <o:OLEObject Type="Embed" ProgID="Equation.DSMT4" ShapeID="_x0000_i1101" DrawAspect="Content" ObjectID="_1664797328" r:id="rId159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19" w:dyaOrig="1140" w14:anchorId="64947F3B">
          <v:shape id="_x0000_i1102" type="#_x0000_t75" style="width:175.45pt;height:57.05pt" o:ole="">
            <v:imagedata r:id="rId160" o:title=""/>
          </v:shape>
          <o:OLEObject Type="Embed" ProgID="Equation.DSMT4" ShapeID="_x0000_i1102" DrawAspect="Content" ObjectID="_1664797329" r:id="rId161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</w:t>
      </w:r>
      <w:ins w:id="24" w:author="User" w:date="2020-09-24T15:55:00Z">
        <w:r w:rsidR="00D428DE">
          <w:rPr>
            <w:color w:val="auto"/>
          </w:rPr>
          <w:t xml:space="preserve">комплексный множитель, учитывающий </w:t>
        </w:r>
      </w:ins>
      <w:del w:id="25" w:author="User" w:date="2020-09-24T15:55:00Z">
        <w:r w:rsidR="00402362" w:rsidDel="00D428DE">
          <w:rPr>
            <w:color w:val="auto"/>
          </w:rPr>
          <w:delText xml:space="preserve">линейная </w:delText>
        </w:r>
      </w:del>
      <w:ins w:id="26" w:author="User" w:date="2020-09-24T15:55:00Z">
        <w:r w:rsidR="00D428DE">
          <w:rPr>
            <w:color w:val="auto"/>
          </w:rPr>
          <w:t xml:space="preserve">линейную </w:t>
        </w:r>
      </w:ins>
      <w:del w:id="27" w:author="User" w:date="2020-09-24T15:55:00Z">
        <w:r w:rsidR="00402362" w:rsidDel="00D428DE">
          <w:rPr>
            <w:color w:val="auto"/>
          </w:rPr>
          <w:delText xml:space="preserve">частотная </w:delText>
        </w:r>
      </w:del>
      <w:ins w:id="28" w:author="User" w:date="2020-09-24T15:55:00Z">
        <w:r w:rsidR="00D428DE">
          <w:rPr>
            <w:color w:val="auto"/>
          </w:rPr>
          <w:t xml:space="preserve">частотную </w:t>
        </w:r>
      </w:ins>
      <w:del w:id="29" w:author="User" w:date="2020-09-24T15:55:00Z">
        <w:r w:rsidR="00402362" w:rsidDel="00D428DE">
          <w:rPr>
            <w:color w:val="auto"/>
          </w:rPr>
          <w:delText>модуляция</w:delText>
        </w:r>
      </w:del>
      <w:ins w:id="30" w:author="User" w:date="2020-09-24T15:55:00Z">
        <w:r w:rsidR="00D428DE">
          <w:rPr>
            <w:color w:val="auto"/>
          </w:rPr>
          <w:t>модуляцию</w:t>
        </w:r>
      </w:ins>
      <w:ins w:id="31" w:author="User" w:date="2020-09-24T16:27:00Z">
        <w:r w:rsidR="00D428DE">
          <w:rPr>
            <w:color w:val="auto"/>
          </w:rPr>
          <w:t xml:space="preserve"> зондирующего сигнала</w:t>
        </w:r>
      </w:ins>
      <w:r w:rsidR="00402362">
        <w:rPr>
          <w:color w:val="auto"/>
        </w:rPr>
        <w:t xml:space="preserve">; </w:t>
      </w:r>
      <w:r w:rsidR="00402362" w:rsidRPr="00FA18A2">
        <w:rPr>
          <w:color w:val="auto"/>
          <w:position w:val="-12"/>
        </w:rPr>
        <w:object w:dxaOrig="499" w:dyaOrig="380" w14:anchorId="2FE1DC84">
          <v:shape id="_x0000_i1103" type="#_x0000_t75" style="width:25.05pt;height:19.2pt" o:ole="">
            <v:imagedata r:id="rId162" o:title=""/>
          </v:shape>
          <o:OLEObject Type="Embed" ProgID="Equation.DSMT4" ShapeID="_x0000_i1103" DrawAspect="Content" ObjectID="_1664797330" r:id="rId163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ширина спектра закона модуляции; </w:t>
      </w:r>
      <w:r w:rsidR="00402362" w:rsidRPr="00FA18A2">
        <w:rPr>
          <w:color w:val="auto"/>
          <w:position w:val="-12"/>
        </w:rPr>
        <w:object w:dxaOrig="279" w:dyaOrig="380" w14:anchorId="06D584E1">
          <v:shape id="_x0000_i1104" type="#_x0000_t75" style="width:14.4pt;height:19.2pt" o:ole="">
            <v:imagedata r:id="rId164" o:title=""/>
          </v:shape>
          <o:OLEObject Type="Embed" ProgID="Equation.DSMT4" ShapeID="_x0000_i1104" DrawAspect="Content" ObjectID="_1664797331" r:id="rId165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длительность одиночного импульса; </w:t>
      </w:r>
      <w:r w:rsidR="00402362" w:rsidRPr="00FA18A2">
        <w:rPr>
          <w:color w:val="auto"/>
          <w:position w:val="-6"/>
        </w:rPr>
        <w:object w:dxaOrig="200" w:dyaOrig="240" w14:anchorId="485765CF">
          <v:shape id="_x0000_i1105" type="#_x0000_t75" style="width:10.15pt;height:11.75pt" o:ole="">
            <v:imagedata r:id="rId166" o:title=""/>
          </v:shape>
          <o:OLEObject Type="Embed" ProgID="Equation.DSMT4" ShapeID="_x0000_i1105" DrawAspect="Content" ObjectID="_1664797332" r:id="rId167"/>
        </w:object>
      </w:r>
      <w:r w:rsidR="00402362">
        <w:rPr>
          <w:color w:val="auto"/>
        </w:rPr>
        <w:t xml:space="preserve"> </w:t>
      </w:r>
      <w:r w:rsidR="00402362">
        <w:rPr>
          <w:color w:val="auto"/>
        </w:rPr>
        <w:noBreakHyphen/>
        <w:t xml:space="preserve"> скорость распространения электромагнитной волны;</w:t>
      </w:r>
    </w:p>
    <w:p w14:paraId="7EEC9A8D" w14:textId="197FF5E3" w:rsidR="00402362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532D8B">
        <w:rPr>
          <w:color w:val="auto"/>
          <w:position w:val="-44"/>
        </w:rPr>
        <w:object w:dxaOrig="2060" w:dyaOrig="1020" w14:anchorId="5BE98745">
          <v:shape id="_x0000_i1106" type="#_x0000_t75" style="width:101.35pt;height:50.15pt" o:ole="">
            <v:imagedata r:id="rId168" o:title=""/>
          </v:shape>
          <o:OLEObject Type="Embed" ProgID="Equation.DSMT4" ShapeID="_x0000_i1106" DrawAspect="Content" ObjectID="_1664797333" r:id="rId169"/>
        </w:object>
      </w:r>
      <w:r w:rsidR="00402362" w:rsidRPr="00532D8B">
        <w:rPr>
          <w:color w:val="auto"/>
          <w:rPrChange w:id="32" w:author="User" w:date="2020-09-24T16:36:00Z">
            <w:rPr>
              <w:color w:val="auto"/>
              <w:highlight w:val="yellow"/>
            </w:rPr>
          </w:rPrChange>
        </w:rPr>
        <w:t xml:space="preserve"> </w:t>
      </w:r>
      <w:r w:rsidR="00402362" w:rsidRPr="00532D8B">
        <w:rPr>
          <w:color w:val="auto"/>
          <w:rPrChange w:id="33" w:author="User" w:date="2020-09-24T16:36:00Z">
            <w:rPr>
              <w:color w:val="auto"/>
              <w:highlight w:val="yellow"/>
            </w:rPr>
          </w:rPrChange>
        </w:rPr>
        <w:noBreakHyphen/>
        <w:t xml:space="preserve"> </w:t>
      </w:r>
      <w:ins w:id="34" w:author="User" w:date="2020-09-24T15:56:00Z">
        <w:r w:rsidR="00D428DE" w:rsidRPr="00532D8B">
          <w:rPr>
            <w:color w:val="auto"/>
            <w:rPrChange w:id="35" w:author="User" w:date="2020-09-24T16:36:00Z">
              <w:rPr>
                <w:color w:val="auto"/>
                <w:highlight w:val="yellow"/>
              </w:rPr>
            </w:rPrChange>
          </w:rPr>
          <w:t xml:space="preserve">отсчёт комплексного множителя, учитывающего </w:t>
        </w:r>
      </w:ins>
      <w:del w:id="36" w:author="User" w:date="2020-09-24T15:56:00Z">
        <w:r w:rsidR="00402362" w:rsidRPr="00532D8B" w:rsidDel="00D428DE">
          <w:rPr>
            <w:color w:val="auto"/>
            <w:rPrChange w:id="37" w:author="User" w:date="2020-09-24T16:36:00Z">
              <w:rPr>
                <w:color w:val="auto"/>
                <w:highlight w:val="yellow"/>
              </w:rPr>
            </w:rPrChange>
          </w:rPr>
          <w:delText xml:space="preserve">постоянная </w:delText>
        </w:r>
      </w:del>
      <w:ins w:id="38" w:author="User" w:date="2020-09-24T15:56:00Z">
        <w:r w:rsidR="00D428DE" w:rsidRPr="00532D8B">
          <w:rPr>
            <w:color w:val="auto"/>
            <w:rPrChange w:id="39" w:author="User" w:date="2020-09-24T16:36:00Z">
              <w:rPr>
                <w:color w:val="auto"/>
                <w:highlight w:val="yellow"/>
              </w:rPr>
            </w:rPrChange>
          </w:rPr>
          <w:t xml:space="preserve">постоянную </w:t>
        </w:r>
      </w:ins>
      <w:del w:id="40" w:author="User" w:date="2020-09-24T15:56:00Z">
        <w:r w:rsidR="00402362" w:rsidRPr="00532D8B" w:rsidDel="00D428DE">
          <w:rPr>
            <w:color w:val="auto"/>
            <w:rPrChange w:id="41" w:author="User" w:date="2020-09-24T16:36:00Z">
              <w:rPr>
                <w:color w:val="auto"/>
                <w:highlight w:val="yellow"/>
              </w:rPr>
            </w:rPrChange>
          </w:rPr>
          <w:delText xml:space="preserve">начальная </w:delText>
        </w:r>
      </w:del>
      <w:ins w:id="42" w:author="User" w:date="2020-09-24T15:56:00Z">
        <w:r w:rsidR="00D428DE" w:rsidRPr="00532D8B">
          <w:rPr>
            <w:color w:val="auto"/>
            <w:rPrChange w:id="43" w:author="User" w:date="2020-09-24T16:36:00Z">
              <w:rPr>
                <w:color w:val="auto"/>
                <w:highlight w:val="yellow"/>
              </w:rPr>
            </w:rPrChange>
          </w:rPr>
          <w:t>начальную</w:t>
        </w:r>
      </w:ins>
      <w:ins w:id="44" w:author="User" w:date="2020-09-24T15:57:00Z">
        <w:r w:rsidR="00D428DE" w:rsidRPr="00532D8B">
          <w:rPr>
            <w:color w:val="auto"/>
            <w:rPrChange w:id="45" w:author="User" w:date="2020-09-24T16:36:00Z">
              <w:rPr>
                <w:color w:val="auto"/>
                <w:highlight w:val="yellow"/>
              </w:rPr>
            </w:rPrChange>
          </w:rPr>
          <w:t xml:space="preserve"> </w:t>
        </w:r>
      </w:ins>
      <w:del w:id="46" w:author="User" w:date="2020-09-24T15:57:00Z">
        <w:r w:rsidR="00402362" w:rsidRPr="00532D8B" w:rsidDel="00D428DE">
          <w:rPr>
            <w:color w:val="auto"/>
            <w:rPrChange w:id="47" w:author="User" w:date="2020-09-24T16:36:00Z">
              <w:rPr>
                <w:color w:val="auto"/>
                <w:highlight w:val="yellow"/>
              </w:rPr>
            </w:rPrChange>
          </w:rPr>
          <w:delText xml:space="preserve">фаза </w:delText>
        </w:r>
      </w:del>
      <w:ins w:id="48" w:author="User" w:date="2020-09-24T15:57:00Z">
        <w:r w:rsidR="00D428DE" w:rsidRPr="00532D8B">
          <w:rPr>
            <w:color w:val="auto"/>
            <w:rPrChange w:id="49" w:author="User" w:date="2020-09-24T16:36:00Z">
              <w:rPr>
                <w:color w:val="auto"/>
                <w:highlight w:val="yellow"/>
              </w:rPr>
            </w:rPrChange>
          </w:rPr>
          <w:t xml:space="preserve">фазу </w:t>
        </w:r>
      </w:ins>
      <w:r w:rsidR="00402362" w:rsidRPr="00532D8B">
        <w:rPr>
          <w:color w:val="auto"/>
          <w:rPrChange w:id="50" w:author="User" w:date="2020-09-24T16:36:00Z">
            <w:rPr>
              <w:color w:val="auto"/>
              <w:highlight w:val="yellow"/>
            </w:rPr>
          </w:rPrChange>
        </w:rPr>
        <w:t>отраженного импульса</w:t>
      </w:r>
      <w:r w:rsidR="00402362" w:rsidRPr="00532D8B">
        <w:rPr>
          <w:color w:val="auto"/>
        </w:rPr>
        <w:t xml:space="preserve">, </w:t>
      </w:r>
      <w:ins w:id="51" w:author="User" w:date="2020-09-24T15:57:00Z">
        <w:r w:rsidR="00D428DE" w:rsidRPr="00532D8B">
          <w:rPr>
            <w:color w:val="auto"/>
          </w:rPr>
          <w:t xml:space="preserve">обусловленную </w:t>
        </w:r>
      </w:ins>
      <w:del w:id="52" w:author="User" w:date="2020-09-24T15:57:00Z">
        <w:r w:rsidR="00402362" w:rsidRPr="00532D8B" w:rsidDel="00D428DE">
          <w:rPr>
            <w:color w:val="auto"/>
          </w:rPr>
          <w:delText xml:space="preserve">характеризующая </w:delText>
        </w:r>
      </w:del>
      <w:r w:rsidR="00402362" w:rsidRPr="00532D8B">
        <w:rPr>
          <w:color w:val="auto"/>
        </w:rPr>
        <w:t>изменение</w:t>
      </w:r>
      <w:ins w:id="53" w:author="User" w:date="2020-09-24T15:57:00Z">
        <w:r w:rsidR="00D428DE" w:rsidRPr="00532D8B">
          <w:rPr>
            <w:color w:val="auto"/>
          </w:rPr>
          <w:t>м</w:t>
        </w:r>
      </w:ins>
      <w:r w:rsidR="00402362" w:rsidRPr="00532D8B">
        <w:rPr>
          <w:color w:val="auto"/>
        </w:rPr>
        <w:t xml:space="preserve"> радиальной скорости носителя БРЛС и </w:t>
      </w:r>
      <w:r w:rsidR="00A57E25" w:rsidRPr="00532D8B">
        <w:rPr>
          <w:color w:val="auto"/>
        </w:rPr>
        <w:t>постановщиком помех</w:t>
      </w:r>
      <w:r w:rsidR="00402362" w:rsidRPr="00532D8B">
        <w:rPr>
          <w:color w:val="auto"/>
        </w:rPr>
        <w:t xml:space="preserve"> на интервале синтезирования (комплексный отсчет траекторного сигнала).</w:t>
      </w:r>
    </w:p>
    <w:p w14:paraId="7CD4CCB6" w14:textId="0E4285B7" w:rsidR="00A57E25" w:rsidRDefault="00532D8B" w:rsidP="00A57E25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6"/>
        </w:rPr>
        <w:object w:dxaOrig="920" w:dyaOrig="440" w14:anchorId="11E6721B">
          <v:shape id="_x0000_i1107" type="#_x0000_t75" style="width:45.85pt;height:22.4pt" o:ole="">
            <v:imagedata r:id="rId170" o:title=""/>
          </v:shape>
          <o:OLEObject Type="Embed" ProgID="Equation.DSMT4" ShapeID="_x0000_i1107" DrawAspect="Content" ObjectID="_1664797334" r:id="rId171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дальности в приемнике БРЛС;</w:t>
      </w:r>
    </w:p>
    <w:p w14:paraId="4F86487F" w14:textId="2DF101E2" w:rsidR="00A57E25" w:rsidRPr="00801309" w:rsidRDefault="00532D8B" w:rsidP="00ED688D">
      <w:pPr>
        <w:pStyle w:val="a4"/>
        <w:spacing w:line="240" w:lineRule="auto"/>
        <w:ind w:firstLine="0"/>
        <w:rPr>
          <w:color w:val="auto"/>
        </w:rPr>
      </w:pPr>
      <w:r w:rsidRPr="008867DD">
        <w:rPr>
          <w:position w:val="-18"/>
        </w:rPr>
        <w:object w:dxaOrig="840" w:dyaOrig="499" w14:anchorId="4C298844">
          <v:shape id="_x0000_i1108" type="#_x0000_t75" style="width:42.65pt;height:25.05pt" o:ole="">
            <v:imagedata r:id="rId172" o:title=""/>
          </v:shape>
          <o:OLEObject Type="Embed" ProgID="Equation.DSMT4" ShapeID="_x0000_i1108" DrawAspect="Content" ObjectID="_1664797335" r:id="rId173"/>
        </w:object>
      </w:r>
      <w:r w:rsidR="00A57E25">
        <w:t xml:space="preserve"> </w:t>
      </w:r>
      <w:r w:rsidR="00A57E25" w:rsidRPr="00864D8C">
        <w:rPr>
          <w:color w:val="auto"/>
        </w:rPr>
        <w:noBreakHyphen/>
        <w:t xml:space="preserve"> </w:t>
      </w:r>
      <w:r w:rsidR="00A57E25">
        <w:rPr>
          <w:color w:val="auto"/>
        </w:rPr>
        <w:t xml:space="preserve">закон модуляции ретранслируемого сигнала для формирования помехового сигнала </w:t>
      </w:r>
      <w:r w:rsidR="001275A5">
        <w:rPr>
          <w:color w:val="auto"/>
        </w:rPr>
        <w:t>для канала</w:t>
      </w:r>
      <w:r w:rsidR="00A57E25">
        <w:rPr>
          <w:color w:val="auto"/>
        </w:rPr>
        <w:t xml:space="preserve"> азимут в приемнике БРЛС</w:t>
      </w:r>
      <w:r w:rsidR="00DB5555">
        <w:rPr>
          <w:color w:val="auto"/>
        </w:rPr>
        <w:t>.</w:t>
      </w:r>
    </w:p>
    <w:p w14:paraId="1C32EC95" w14:textId="357C1685" w:rsidR="00402362" w:rsidRPr="00113B68" w:rsidRDefault="00402362" w:rsidP="00ED688D">
      <w:pPr>
        <w:spacing w:line="240" w:lineRule="auto"/>
      </w:pPr>
      <w:r>
        <w:t>Кинематика движения БРЛС относительно участка картографирования представлена на рисунке 1.</w:t>
      </w:r>
      <w:r w:rsidR="00DB5555">
        <w:t>5</w:t>
      </w:r>
      <w:r>
        <w:t>.</w:t>
      </w:r>
    </w:p>
    <w:p w14:paraId="68AAC28E" w14:textId="4B9C2C32" w:rsidR="00402362" w:rsidRDefault="00260F0C" w:rsidP="00ED688D">
      <w:pPr>
        <w:spacing w:line="240" w:lineRule="auto"/>
        <w:ind w:firstLine="0"/>
        <w:jc w:val="center"/>
      </w:pPr>
      <w:r>
        <w:object w:dxaOrig="6364" w:dyaOrig="5031" w14:anchorId="274C8A3B">
          <v:shape id="_x0000_i1109" type="#_x0000_t75" style="width:5in;height:283.75pt" o:ole="">
            <v:imagedata r:id="rId174" o:title=""/>
          </v:shape>
          <o:OLEObject Type="Embed" ProgID="Visio.Drawing.11" ShapeID="_x0000_i1109" DrawAspect="Content" ObjectID="_1664797336" r:id="rId175"/>
        </w:object>
      </w:r>
    </w:p>
    <w:p w14:paraId="79F6A4CA" w14:textId="3A398194" w:rsidR="00402362" w:rsidRPr="00B8559A" w:rsidRDefault="00402362" w:rsidP="00ED688D">
      <w:pPr>
        <w:spacing w:after="240" w:line="240" w:lineRule="auto"/>
        <w:ind w:firstLine="0"/>
        <w:jc w:val="center"/>
      </w:pPr>
      <w:r>
        <w:t>Рисунок 1.</w:t>
      </w:r>
      <w:r w:rsidR="006D67F8">
        <w:t>5</w:t>
      </w:r>
      <w:r>
        <w:t xml:space="preserve"> – Кинематическая схема картографирования земной поверхности при переднебоковом обзоре</w:t>
      </w:r>
      <w:r w:rsidR="00BC6F7D" w:rsidRPr="00BC6F7D">
        <w:t xml:space="preserve"> </w:t>
      </w:r>
      <w:r w:rsidR="00BC6F7D">
        <w:t xml:space="preserve">в условиях </w:t>
      </w:r>
      <w:r w:rsidR="00E14FF0">
        <w:t>формирования дезинформирующих помех</w:t>
      </w:r>
      <w:r w:rsidR="00B8559A" w:rsidRPr="00B8559A">
        <w:t xml:space="preserve"> (</w:t>
      </w:r>
      <w:r w:rsidR="00B8559A">
        <w:t>постановщик помех выделен красным</w:t>
      </w:r>
      <w:r w:rsidR="00B8559A" w:rsidRPr="00B8559A">
        <w:t>)</w:t>
      </w:r>
    </w:p>
    <w:p w14:paraId="061CC61C" w14:textId="77777777" w:rsidR="00402362" w:rsidRDefault="00402362" w:rsidP="00ED688D">
      <w:pPr>
        <w:spacing w:line="240" w:lineRule="auto"/>
        <w:ind w:firstLine="708"/>
      </w:pPr>
      <w:r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 w14:anchorId="48A23412">
          <v:shape id="_x0000_i1110" type="#_x0000_t75" style="width:11.75pt;height:21.85pt" o:ole="">
            <v:imagedata r:id="rId176" o:title=""/>
          </v:shape>
          <o:OLEObject Type="Embed" ProgID="Equation.DSMT4" ShapeID="_x0000_i1110" DrawAspect="Content" ObjectID="_1664797337" r:id="rId177"/>
        </w:object>
      </w:r>
      <w:r>
        <w:t xml:space="preserve"> = 0, когда ФЦА находится в начале системы координат (</w:t>
      </w:r>
      <w:r w:rsidRPr="004A3871">
        <w:rPr>
          <w:position w:val="-16"/>
        </w:rPr>
        <w:object w:dxaOrig="480" w:dyaOrig="420" w14:anchorId="11B47EB1">
          <v:shape id="_x0000_i1111" type="#_x0000_t75" style="width:24.55pt;height:21.85pt" o:ole="">
            <v:imagedata r:id="rId178" o:title=""/>
          </v:shape>
          <o:OLEObject Type="Embed" ProgID="Equation.DSMT4" ShapeID="_x0000_i1111" DrawAspect="Content" ObjectID="_1664797338" r:id="rId179"/>
        </w:object>
      </w:r>
      <w:r>
        <w:t xml:space="preserve"> = 0, </w:t>
      </w:r>
      <w:r w:rsidRPr="004A3871">
        <w:rPr>
          <w:position w:val="-16"/>
        </w:rPr>
        <w:object w:dxaOrig="499" w:dyaOrig="420" w14:anchorId="546D1235">
          <v:shape id="_x0000_i1112" type="#_x0000_t75" style="width:25.05pt;height:21.85pt" o:ole="">
            <v:imagedata r:id="rId180" o:title=""/>
          </v:shape>
          <o:OLEObject Type="Embed" ProgID="Equation.DSMT4" ShapeID="_x0000_i1112" DrawAspect="Content" ObjectID="_1664797339" r:id="rId181"/>
        </w:object>
      </w:r>
      <w:r>
        <w:t xml:space="preserve"> = 0) на высоте </w:t>
      </w:r>
      <w:r w:rsidRPr="004A3871">
        <w:rPr>
          <w:position w:val="-16"/>
        </w:rPr>
        <w:object w:dxaOrig="480" w:dyaOrig="420" w14:anchorId="77606726">
          <v:shape id="_x0000_i1113" type="#_x0000_t75" style="width:24.55pt;height:21.85pt" o:ole="">
            <v:imagedata r:id="rId182" o:title=""/>
          </v:shape>
          <o:OLEObject Type="Embed" ProgID="Equation.DSMT4" ShapeID="_x0000_i1113" DrawAspect="Content" ObjectID="_1664797340" r:id="rId183"/>
        </w:object>
      </w:r>
      <w:r>
        <w:t>. Траектория движения БРЛС – прямолинейная с постоянной скоростью.</w:t>
      </w:r>
    </w:p>
    <w:p w14:paraId="76BEA51B" w14:textId="4629220A" w:rsidR="00E14FF0" w:rsidRDefault="00BC6F7D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t xml:space="preserve">Постановщик помех задается пространственным элементом разрешения с координатами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0691A8EB">
          <v:shape id="_x0000_i1114" type="#_x0000_t75" style="width:16.55pt;height:19.2pt" o:ole="">
            <v:imagedata r:id="rId184" o:title=""/>
          </v:shape>
          <o:OLEObject Type="Embed" ProgID="Equation.DSMT4" ShapeID="_x0000_i1114" DrawAspect="Content" ObjectID="_1664797341" r:id="rId185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6C15372E">
          <v:shape id="_x0000_i1115" type="#_x0000_t75" style="width:16.55pt;height:19.2pt" o:ole="">
            <v:imagedata r:id="rId184" o:title=""/>
          </v:shape>
          <o:OLEObject Type="Embed" ProgID="Equation.DSMT4" ShapeID="_x0000_i1115" DrawAspect="Content" ObjectID="_1664797342" r:id="rId186"/>
        </w:object>
      </w:r>
      <w:r w:rsidRPr="00BC6F7D">
        <w:rPr>
          <w:color w:val="auto"/>
          <w:szCs w:val="28"/>
          <w:lang w:eastAsia="en-US"/>
        </w:rPr>
        <w:t xml:space="preserve">, </w:t>
      </w:r>
      <w:r w:rsidRPr="00BC6F7D">
        <w:rPr>
          <w:color w:val="auto"/>
          <w:position w:val="-16"/>
          <w:szCs w:val="28"/>
          <w:lang w:val="en-US" w:eastAsia="en-US"/>
        </w:rPr>
        <w:object w:dxaOrig="320" w:dyaOrig="420" w14:anchorId="74C18F70">
          <v:shape id="_x0000_i1116" type="#_x0000_t75" style="width:16.55pt;height:19.2pt" o:ole="">
            <v:imagedata r:id="rId184" o:title=""/>
          </v:shape>
          <o:OLEObject Type="Embed" ProgID="Equation.DSMT4" ShapeID="_x0000_i1116" DrawAspect="Content" ObjectID="_1664797343" r:id="rId187"/>
        </w:object>
      </w:r>
      <w:r w:rsidR="00E14FF0">
        <w:rPr>
          <w:color w:val="auto"/>
          <w:szCs w:val="28"/>
          <w:lang w:eastAsia="en-US"/>
        </w:rPr>
        <w:t>, а также э</w:t>
      </w:r>
      <w:r w:rsidR="00296F7D">
        <w:rPr>
          <w:color w:val="auto"/>
          <w:szCs w:val="28"/>
          <w:lang w:eastAsia="en-US"/>
        </w:rPr>
        <w:t>нергетическими характеристиками</w:t>
      </w:r>
      <w:r w:rsidR="00296F7D" w:rsidRPr="00296F7D">
        <w:rPr>
          <w:color w:val="auto"/>
          <w:szCs w:val="28"/>
          <w:lang w:eastAsia="en-US"/>
        </w:rPr>
        <w:t xml:space="preserve">: </w:t>
      </w:r>
      <w:r w:rsidR="00296F7D">
        <w:rPr>
          <w:color w:val="auto"/>
          <w:szCs w:val="28"/>
          <w:lang w:eastAsia="en-US"/>
        </w:rPr>
        <w:t xml:space="preserve">коэффициентом усиления </w:t>
      </w:r>
      <w:r w:rsidR="00464D9C">
        <w:rPr>
          <w:color w:val="auto"/>
          <w:szCs w:val="28"/>
          <w:lang w:eastAsia="en-US"/>
        </w:rPr>
        <w:t xml:space="preserve">тракта </w:t>
      </w:r>
      <w:r w:rsidR="00296F7D">
        <w:rPr>
          <w:color w:val="auto"/>
          <w:szCs w:val="28"/>
          <w:lang w:eastAsia="en-US"/>
        </w:rPr>
        <w:t xml:space="preserve">ретрансляции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80" w:dyaOrig="380" w14:anchorId="14C17585">
          <v:shape id="_x0000_i1117" type="#_x0000_t75" style="width:19.2pt;height:17.6pt" o:ole="">
            <v:imagedata r:id="rId34" o:title=""/>
          </v:shape>
          <o:OLEObject Type="Embed" ProgID="Equation.DSMT4" ShapeID="_x0000_i1117" DrawAspect="Content" ObjectID="_1664797344" r:id="rId188"/>
        </w:object>
      </w:r>
      <w:r w:rsidR="00296F7D">
        <w:rPr>
          <w:color w:val="auto"/>
          <w:szCs w:val="28"/>
          <w:lang w:eastAsia="en-US"/>
        </w:rPr>
        <w:t xml:space="preserve">, мощностью </w:t>
      </w:r>
      <w:r w:rsidR="00464D9C">
        <w:rPr>
          <w:color w:val="auto"/>
          <w:szCs w:val="28"/>
          <w:lang w:eastAsia="en-US"/>
        </w:rPr>
        <w:t>передатчика</w:t>
      </w:r>
      <w:r w:rsidR="00296F7D">
        <w:rPr>
          <w:color w:val="auto"/>
          <w:szCs w:val="28"/>
          <w:lang w:eastAsia="en-US"/>
        </w:rPr>
        <w:t xml:space="preserve"> </w:t>
      </w:r>
      <w:r w:rsidR="00296F7D" w:rsidRPr="00296F7D">
        <w:rPr>
          <w:color w:val="auto"/>
          <w:position w:val="-12"/>
          <w:szCs w:val="28"/>
          <w:lang w:val="en-US" w:eastAsia="en-US"/>
        </w:rPr>
        <w:object w:dxaOrig="320" w:dyaOrig="380" w14:anchorId="573341E7">
          <v:shape id="_x0000_i1118" type="#_x0000_t75" style="width:16.55pt;height:17.6pt" o:ole="">
            <v:imagedata r:id="rId189" o:title=""/>
          </v:shape>
          <o:OLEObject Type="Embed" ProgID="Equation.DSMT4" ShapeID="_x0000_i1118" DrawAspect="Content" ObjectID="_1664797345" r:id="rId190"/>
        </w:object>
      </w:r>
      <w:r w:rsidR="00464D9C">
        <w:rPr>
          <w:color w:val="auto"/>
          <w:szCs w:val="28"/>
          <w:lang w:eastAsia="en-US"/>
        </w:rPr>
        <w:t xml:space="preserve"> постановщика помех</w:t>
      </w:r>
      <w:r w:rsidR="00296F7D" w:rsidRPr="00296F7D">
        <w:rPr>
          <w:color w:val="auto"/>
          <w:szCs w:val="28"/>
          <w:lang w:eastAsia="en-US"/>
        </w:rPr>
        <w:t xml:space="preserve">, </w:t>
      </w:r>
      <w:r w:rsidR="00296F7D">
        <w:rPr>
          <w:color w:val="auto"/>
          <w:szCs w:val="28"/>
          <w:lang w:eastAsia="en-US"/>
        </w:rPr>
        <w:t>ш</w:t>
      </w:r>
      <w:r w:rsidR="000C0675">
        <w:rPr>
          <w:color w:val="auto"/>
          <w:szCs w:val="28"/>
          <w:lang w:eastAsia="en-US"/>
        </w:rPr>
        <w:t>ириной ДНА на передачу и прием.</w:t>
      </w:r>
    </w:p>
    <w:p w14:paraId="5068E7A0" w14:textId="1B41F671" w:rsidR="000C0675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Дезинформирующие помехи формируются за счет внутриимпульсной (для канала дальности) и межпериодной (для канала азимут) манипуляции фазы по двум основным законам:</w:t>
      </w:r>
    </w:p>
    <w:p w14:paraId="4C980492" w14:textId="78F1F74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 xml:space="preserve"> периодическому закону, когда фаза </w:t>
      </w:r>
      <w:r w:rsidRPr="000615FA">
        <w:rPr>
          <w:i/>
          <w:color w:val="auto"/>
          <w:szCs w:val="28"/>
          <w:lang w:eastAsia="en-US"/>
        </w:rPr>
        <w:t>периодически</w:t>
      </w:r>
      <w:r>
        <w:rPr>
          <w:color w:val="auto"/>
          <w:szCs w:val="28"/>
          <w:lang w:eastAsia="en-US"/>
        </w:rPr>
        <w:t xml:space="preserve"> меняется на значения 0 и π с периодом, определяемым длительностью элементарной посылки;</w:t>
      </w:r>
    </w:p>
    <w:p w14:paraId="5696A822" w14:textId="4F7FCF3A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noBreakHyphen/>
        <w:t> псевдослучайному закону, когда фаза меняется на значения 0 и π с периодом,</w:t>
      </w:r>
      <w:r w:rsidRPr="000615FA">
        <w:rPr>
          <w:color w:val="auto"/>
          <w:szCs w:val="28"/>
          <w:lang w:eastAsia="en-US"/>
        </w:rPr>
        <w:t xml:space="preserve"> </w:t>
      </w:r>
      <w:r>
        <w:rPr>
          <w:color w:val="auto"/>
          <w:szCs w:val="28"/>
          <w:lang w:eastAsia="en-US"/>
        </w:rPr>
        <w:t>определяемым длительностью элементарной посылки, по закону М-последовательности.</w:t>
      </w:r>
    </w:p>
    <w:p w14:paraId="6FE56C7C" w14:textId="768E1A19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Фазовая манипуляция ретранслируемого сигнала, должна быть </w:t>
      </w:r>
      <w:r w:rsidRPr="002F3A41">
        <w:rPr>
          <w:i/>
          <w:color w:val="auto"/>
          <w:szCs w:val="28"/>
          <w:lang w:eastAsia="en-US"/>
        </w:rPr>
        <w:t>синхронизирована</w:t>
      </w:r>
      <w:r>
        <w:rPr>
          <w:color w:val="auto"/>
          <w:szCs w:val="28"/>
          <w:lang w:eastAsia="en-US"/>
        </w:rPr>
        <w:t xml:space="preserve"> с фронтом ретранслируемого сигнала.</w:t>
      </w:r>
      <w:r w:rsidR="002F3A41">
        <w:rPr>
          <w:color w:val="auto"/>
          <w:szCs w:val="28"/>
          <w:lang w:eastAsia="en-US"/>
        </w:rPr>
        <w:t xml:space="preserve"> Отсутствие синхронизации приведет к накоплению некогерентного помехового сигнала в </w:t>
      </w:r>
      <w:r w:rsidR="002F3A41">
        <w:rPr>
          <w:color w:val="auto"/>
          <w:szCs w:val="28"/>
          <w:lang w:eastAsia="en-US"/>
        </w:rPr>
        <w:lastRenderedPageBreak/>
        <w:t>приемнике БРЛС, что в свою очередь значительно уменьшит энергетику помехи на выходе устройства когерентного накопления.</w:t>
      </w:r>
    </w:p>
    <w:p w14:paraId="09EDECBB" w14:textId="4FBDF712" w:rsidR="000615FA" w:rsidRDefault="000615FA" w:rsidP="00ED688D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На рисунке __ изображены </w:t>
      </w:r>
      <w:r w:rsidR="002F3A41">
        <w:rPr>
          <w:color w:val="auto"/>
          <w:szCs w:val="28"/>
          <w:lang w:eastAsia="en-US"/>
        </w:rPr>
        <w:t xml:space="preserve">квадратура </w:t>
      </w:r>
      <w:r w:rsidR="001A3D53">
        <w:rPr>
          <w:color w:val="auto"/>
          <w:szCs w:val="28"/>
          <w:lang w:eastAsia="en-US"/>
        </w:rPr>
        <w:t>ретранслируем</w:t>
      </w:r>
      <w:r w:rsidR="002F3A41">
        <w:rPr>
          <w:color w:val="auto"/>
          <w:szCs w:val="28"/>
          <w:lang w:eastAsia="en-US"/>
        </w:rPr>
        <w:t>ого</w:t>
      </w:r>
      <w:r w:rsidR="001A3D53">
        <w:rPr>
          <w:color w:val="auto"/>
          <w:szCs w:val="28"/>
          <w:lang w:eastAsia="en-US"/>
        </w:rPr>
        <w:t xml:space="preserve"> импульс</w:t>
      </w:r>
      <w:r w:rsidR="002F3A41">
        <w:rPr>
          <w:color w:val="auto"/>
          <w:szCs w:val="28"/>
          <w:lang w:eastAsia="en-US"/>
        </w:rPr>
        <w:t>а</w:t>
      </w:r>
      <w:r w:rsidR="001A3D53">
        <w:rPr>
          <w:color w:val="auto"/>
          <w:szCs w:val="28"/>
          <w:lang w:eastAsia="en-US"/>
        </w:rPr>
        <w:t xml:space="preserve"> с внутрипериодной фазовой манипуляцией и закон манипуляции фазы.</w:t>
      </w:r>
    </w:p>
    <w:p w14:paraId="4D35E7AB" w14:textId="405982EA" w:rsidR="001A3D53" w:rsidRPr="001A3D53" w:rsidRDefault="00260F0C" w:rsidP="001A3D53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5000F91" wp14:editId="71FB5206">
            <wp:extent cx="5888052" cy="339135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0PI_Range.emf"/>
                    <pic:cNvPicPr/>
                  </pic:nvPicPr>
                  <pic:blipFill rotWithShape="1"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9" t="4407" r="7897" b="5785"/>
                    <a:stretch/>
                  </pic:blipFill>
                  <pic:spPr bwMode="auto">
                    <a:xfrm>
                      <a:off x="0" y="0"/>
                      <a:ext cx="5890180" cy="339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AB273" w14:textId="661622DC" w:rsidR="000C0675" w:rsidRDefault="002F3A41" w:rsidP="006039F4">
      <w:pPr>
        <w:spacing w:after="240" w:line="240" w:lineRule="auto"/>
        <w:ind w:firstLine="0"/>
        <w:jc w:val="center"/>
      </w:pPr>
      <w:r>
        <w:t xml:space="preserve">Рисунок __ </w:t>
      </w:r>
      <w:r>
        <w:noBreakHyphen/>
        <w:t xml:space="preserve"> Фазоманипулированный импульс и закон модуляции фазы</w:t>
      </w:r>
    </w:p>
    <w:p w14:paraId="23DDD438" w14:textId="514A13E8" w:rsidR="002F3A41" w:rsidRDefault="002F3A41" w:rsidP="006039F4">
      <w:pPr>
        <w:spacing w:line="240" w:lineRule="auto"/>
        <w:ind w:firstLine="708"/>
      </w:pPr>
      <w:r>
        <w:t>Длительность импульса при моделировании составляет 6 мкс, период коммутации фазы – 0</w:t>
      </w:r>
      <w:r w:rsidRPr="002F3A41">
        <w:t xml:space="preserve">.06 </w:t>
      </w:r>
      <w:r>
        <w:t>мкс. Отсчет периода коммутации фазы начинается с приходом фронта ретранслируемого сигнала</w:t>
      </w:r>
      <w:r w:rsidR="006039F4">
        <w:t>.</w:t>
      </w:r>
    </w:p>
    <w:p w14:paraId="21EA83EC" w14:textId="28A1D877" w:rsidR="006039F4" w:rsidRDefault="006039F4" w:rsidP="006039F4">
      <w:pPr>
        <w:spacing w:line="240" w:lineRule="auto"/>
        <w:ind w:firstLine="708"/>
      </w:pPr>
      <w:r>
        <w:t>Результат 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7C8F8302" w14:textId="52084812" w:rsidR="006039F4" w:rsidRPr="006039F4" w:rsidRDefault="00260F0C" w:rsidP="002F3A41">
      <w:pPr>
        <w:spacing w:line="240" w:lineRule="auto"/>
        <w:ind w:firstLine="0"/>
      </w:pPr>
      <w:r>
        <w:rPr>
          <w:noProof/>
          <w:lang w:bidi="ar-SA"/>
        </w:rPr>
        <w:drawing>
          <wp:inline distT="0" distB="0" distL="0" distR="0" wp14:anchorId="22C1B9B3" wp14:editId="66A56BDA">
            <wp:extent cx="5863772" cy="3389718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range.emf"/>
                    <pic:cNvPicPr/>
                  </pic:nvPicPr>
                  <pic:blipFill rotWithShape="1"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0" t="3974" r="8181" b="6040"/>
                    <a:stretch/>
                  </pic:blipFill>
                  <pic:spPr bwMode="auto">
                    <a:xfrm>
                      <a:off x="0" y="0"/>
                      <a:ext cx="5860639" cy="33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44D67" w14:textId="1023E548" w:rsidR="002F3A41" w:rsidRDefault="00260F0C" w:rsidP="002F3A41">
      <w:pPr>
        <w:spacing w:line="240" w:lineRule="auto"/>
        <w:ind w:firstLine="0"/>
      </w:pPr>
      <w:r>
        <w:t xml:space="preserve">Рисунок __ </w:t>
      </w:r>
      <w:r>
        <w:noBreakHyphen/>
        <w:t xml:space="preserve"> Выход устройства согласованной обработки канала дальности</w:t>
      </w:r>
    </w:p>
    <w:p w14:paraId="37F6BFAB" w14:textId="5C11A4F0" w:rsidR="00260F0C" w:rsidRPr="00B767B1" w:rsidRDefault="00260F0C" w:rsidP="00B767B1">
      <w:pPr>
        <w:spacing w:line="240" w:lineRule="auto"/>
        <w:ind w:firstLine="708"/>
      </w:pPr>
      <w:r>
        <w:lastRenderedPageBreak/>
        <w:t xml:space="preserve">Дезинформирующая помеха с периодической </w:t>
      </w:r>
      <w:r w:rsidR="00B767B1">
        <w:t>манипуляцией фазы по закону 0</w:t>
      </w:r>
      <w:r w:rsidR="00B767B1" w:rsidRPr="00B767B1">
        <w:t>/</w:t>
      </w:r>
      <w:r w:rsidR="00B767B1">
        <w:t>π позволяет сформировать на выходе устройства согласованной обработки многочисленные отметки, расположенные на равных интервалах друг от друга. Длительность интервала между метками определяется периодом коммутации фазы в ретранслируемом сигнале.</w:t>
      </w:r>
    </w:p>
    <w:p w14:paraId="7B234175" w14:textId="4099EE4D" w:rsidR="00C42F9E" w:rsidRDefault="00257416" w:rsidP="00082C41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Сигнал с фазовой псевдослучайной манипуляцией и закон модуляции приведены на рисунке __.</w:t>
      </w:r>
    </w:p>
    <w:p w14:paraId="597A36EC" w14:textId="2517DFA1" w:rsidR="00257416" w:rsidRDefault="00257416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1FEAE9EC" wp14:editId="6D27F63B">
            <wp:extent cx="5842000" cy="3382210"/>
            <wp:effectExtent l="0" t="0" r="635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aseMPI_Range.emf"/>
                    <pic:cNvPicPr/>
                  </pic:nvPicPr>
                  <pic:blipFill rotWithShape="1"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5" t="4441" r="8059" b="5572"/>
                    <a:stretch/>
                  </pic:blipFill>
                  <pic:spPr bwMode="auto">
                    <a:xfrm>
                      <a:off x="0" y="0"/>
                      <a:ext cx="5838879" cy="3380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E8FA72" w14:textId="356152BD" w:rsidR="00257416" w:rsidRDefault="00257416" w:rsidP="00257416">
      <w:pPr>
        <w:spacing w:after="240"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Квадратура фазоманипулированного импульса и закон модуляции</w:t>
      </w:r>
    </w:p>
    <w:p w14:paraId="7A49F86A" w14:textId="0AD3529A" w:rsidR="00257416" w:rsidRDefault="00257416" w:rsidP="00257416">
      <w:pPr>
        <w:spacing w:line="240" w:lineRule="auto"/>
        <w:ind w:firstLine="708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>Закон модуляции получен из М-последовательности с основанием 8. Длительность периода коммутации 0.03 мкс.</w:t>
      </w:r>
    </w:p>
    <w:p w14:paraId="6814A068" w14:textId="10CC9D9E" w:rsidR="00257416" w:rsidRDefault="00257416" w:rsidP="00257416">
      <w:pPr>
        <w:spacing w:line="240" w:lineRule="auto"/>
        <w:ind w:firstLine="708"/>
      </w:pPr>
      <w:r>
        <w:rPr>
          <w:color w:val="auto"/>
          <w:szCs w:val="28"/>
          <w:lang w:eastAsia="en-US"/>
        </w:rPr>
        <w:t xml:space="preserve">Результат </w:t>
      </w:r>
      <w:r>
        <w:t>воздействия фазоманипулированного сигнала в виде отклика согласованного фильтра в канале дальности, приведен на рисунке __.</w:t>
      </w:r>
    </w:p>
    <w:p w14:paraId="14C7751E" w14:textId="5AF31959" w:rsidR="00257416" w:rsidRDefault="00257416" w:rsidP="00257416">
      <w:pPr>
        <w:spacing w:line="240" w:lineRule="auto"/>
        <w:ind w:firstLine="0"/>
        <w:rPr>
          <w:color w:val="auto"/>
          <w:szCs w:val="28"/>
          <w:lang w:eastAsia="en-US"/>
        </w:rPr>
      </w:pPr>
      <w:r>
        <w:rPr>
          <w:noProof/>
          <w:color w:val="auto"/>
          <w:szCs w:val="28"/>
          <w:lang w:bidi="ar-SA"/>
        </w:rPr>
        <w:lastRenderedPageBreak/>
        <w:drawing>
          <wp:inline distT="0" distB="0" distL="0" distR="0" wp14:anchorId="3B204B64" wp14:editId="7A5AE657">
            <wp:extent cx="5711372" cy="333668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_Mrange.emf"/>
                    <pic:cNvPicPr/>
                  </pic:nvPicPr>
                  <pic:blipFill rotWithShape="1"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3" t="4208" r="8302" b="5806"/>
                    <a:stretch/>
                  </pic:blipFill>
                  <pic:spPr bwMode="auto">
                    <a:xfrm>
                      <a:off x="0" y="0"/>
                      <a:ext cx="5708322" cy="333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744E" w14:textId="0421DBF4" w:rsidR="000C1B4E" w:rsidRDefault="000C1B4E" w:rsidP="000C1B4E">
      <w:pPr>
        <w:spacing w:line="240" w:lineRule="auto"/>
        <w:ind w:firstLine="0"/>
        <w:jc w:val="center"/>
        <w:rPr>
          <w:color w:val="auto"/>
          <w:szCs w:val="28"/>
          <w:lang w:eastAsia="en-US"/>
        </w:rPr>
      </w:pPr>
      <w:r>
        <w:rPr>
          <w:color w:val="auto"/>
          <w:szCs w:val="28"/>
          <w:lang w:eastAsia="en-US"/>
        </w:rPr>
        <w:t xml:space="preserve">Рисунок __ </w:t>
      </w:r>
      <w:r>
        <w:rPr>
          <w:color w:val="auto"/>
          <w:szCs w:val="28"/>
          <w:lang w:eastAsia="en-US"/>
        </w:rPr>
        <w:noBreakHyphen/>
        <w:t xml:space="preserve"> Выход устройства согласованной обработки при воздействии фазоманипулированной помехи с псевдослучайным законом</w:t>
      </w:r>
    </w:p>
    <w:p w14:paraId="0C43981C" w14:textId="77777777" w:rsidR="000C1B4E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p w14:paraId="182F316E" w14:textId="77777777" w:rsidR="000C1B4E" w:rsidRPr="00257416" w:rsidRDefault="000C1B4E" w:rsidP="00257416">
      <w:pPr>
        <w:spacing w:line="240" w:lineRule="auto"/>
        <w:ind w:firstLine="0"/>
        <w:rPr>
          <w:color w:val="auto"/>
          <w:szCs w:val="28"/>
          <w:lang w:eastAsia="en-US"/>
        </w:rPr>
      </w:pPr>
    </w:p>
    <w:sectPr w:rsidR="000C1B4E" w:rsidRPr="002574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11B0919" w15:done="0"/>
  <w15:commentEx w15:paraId="5C1B6BC3" w15:done="0"/>
  <w15:commentEx w15:paraId="5789FB3C" w15:done="0"/>
  <w15:commentEx w15:paraId="2538C69F" w15:done="0"/>
  <w15:commentEx w15:paraId="42DB632D" w15:done="0"/>
  <w15:commentEx w15:paraId="2F8AD295" w15:done="0"/>
  <w15:commentEx w15:paraId="21F4BDD2" w15:done="0"/>
  <w15:commentEx w15:paraId="32291F51" w15:done="0"/>
  <w15:commentEx w15:paraId="7D3484A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2BD41DF3"/>
    <w:multiLevelType w:val="hybridMultilevel"/>
    <w:tmpl w:val="583C871E"/>
    <w:lvl w:ilvl="0" w:tplc="E4BA4F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User">
    <w15:presenceInfo w15:providerId="None" w15:userId="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04530"/>
    <w:rsid w:val="00006EF9"/>
    <w:rsid w:val="00020C80"/>
    <w:rsid w:val="00035470"/>
    <w:rsid w:val="00045A99"/>
    <w:rsid w:val="00054916"/>
    <w:rsid w:val="000615FA"/>
    <w:rsid w:val="00065F83"/>
    <w:rsid w:val="00072781"/>
    <w:rsid w:val="000733F0"/>
    <w:rsid w:val="00076C2D"/>
    <w:rsid w:val="00080ACA"/>
    <w:rsid w:val="00081D03"/>
    <w:rsid w:val="00082C41"/>
    <w:rsid w:val="000A3ACF"/>
    <w:rsid w:val="000B1687"/>
    <w:rsid w:val="000B2E90"/>
    <w:rsid w:val="000B6AD8"/>
    <w:rsid w:val="000C0675"/>
    <w:rsid w:val="000C1B4E"/>
    <w:rsid w:val="000D0698"/>
    <w:rsid w:val="000E2D2B"/>
    <w:rsid w:val="000F01A3"/>
    <w:rsid w:val="000F71FE"/>
    <w:rsid w:val="00107410"/>
    <w:rsid w:val="00112039"/>
    <w:rsid w:val="00113B68"/>
    <w:rsid w:val="001162C3"/>
    <w:rsid w:val="001275A5"/>
    <w:rsid w:val="001707E9"/>
    <w:rsid w:val="00172682"/>
    <w:rsid w:val="001755D3"/>
    <w:rsid w:val="0018267A"/>
    <w:rsid w:val="00186DC2"/>
    <w:rsid w:val="001960B3"/>
    <w:rsid w:val="001A3D53"/>
    <w:rsid w:val="001A5E29"/>
    <w:rsid w:val="001B26E7"/>
    <w:rsid w:val="001B66C7"/>
    <w:rsid w:val="001C6E2D"/>
    <w:rsid w:val="001D7B3A"/>
    <w:rsid w:val="001E1CD2"/>
    <w:rsid w:val="001F4734"/>
    <w:rsid w:val="0020002E"/>
    <w:rsid w:val="00206083"/>
    <w:rsid w:val="0021134B"/>
    <w:rsid w:val="00212479"/>
    <w:rsid w:val="002232B1"/>
    <w:rsid w:val="002313A3"/>
    <w:rsid w:val="0023158A"/>
    <w:rsid w:val="00233133"/>
    <w:rsid w:val="0024638A"/>
    <w:rsid w:val="0024680C"/>
    <w:rsid w:val="00257416"/>
    <w:rsid w:val="00260F0C"/>
    <w:rsid w:val="0026358E"/>
    <w:rsid w:val="002754FF"/>
    <w:rsid w:val="00276F7A"/>
    <w:rsid w:val="00291E8D"/>
    <w:rsid w:val="00296F7D"/>
    <w:rsid w:val="00297F8D"/>
    <w:rsid w:val="002A6429"/>
    <w:rsid w:val="002B2760"/>
    <w:rsid w:val="002B7F57"/>
    <w:rsid w:val="002C5E2A"/>
    <w:rsid w:val="002D20DA"/>
    <w:rsid w:val="002E7679"/>
    <w:rsid w:val="002F0938"/>
    <w:rsid w:val="002F3037"/>
    <w:rsid w:val="002F3A41"/>
    <w:rsid w:val="00312CDF"/>
    <w:rsid w:val="00315101"/>
    <w:rsid w:val="0032769A"/>
    <w:rsid w:val="00370D96"/>
    <w:rsid w:val="00377A59"/>
    <w:rsid w:val="00385587"/>
    <w:rsid w:val="00385F51"/>
    <w:rsid w:val="00396058"/>
    <w:rsid w:val="003A736E"/>
    <w:rsid w:val="003B31DA"/>
    <w:rsid w:val="003B46F5"/>
    <w:rsid w:val="003C190D"/>
    <w:rsid w:val="003C5011"/>
    <w:rsid w:val="003D14C5"/>
    <w:rsid w:val="003D17C5"/>
    <w:rsid w:val="003D417D"/>
    <w:rsid w:val="003D4650"/>
    <w:rsid w:val="003D6B4B"/>
    <w:rsid w:val="003E035F"/>
    <w:rsid w:val="00402362"/>
    <w:rsid w:val="004036AF"/>
    <w:rsid w:val="00411BFA"/>
    <w:rsid w:val="0041261D"/>
    <w:rsid w:val="0045608F"/>
    <w:rsid w:val="004573AA"/>
    <w:rsid w:val="00464D9C"/>
    <w:rsid w:val="00464F52"/>
    <w:rsid w:val="00485FE5"/>
    <w:rsid w:val="004A3871"/>
    <w:rsid w:val="004A683F"/>
    <w:rsid w:val="004B49CE"/>
    <w:rsid w:val="004E52A2"/>
    <w:rsid w:val="00511890"/>
    <w:rsid w:val="00517296"/>
    <w:rsid w:val="00532956"/>
    <w:rsid w:val="00532D8B"/>
    <w:rsid w:val="00551C69"/>
    <w:rsid w:val="00570087"/>
    <w:rsid w:val="00571B17"/>
    <w:rsid w:val="0059328B"/>
    <w:rsid w:val="00595C8C"/>
    <w:rsid w:val="005B3019"/>
    <w:rsid w:val="005D2A4E"/>
    <w:rsid w:val="005E53C2"/>
    <w:rsid w:val="005E74A7"/>
    <w:rsid w:val="005F1FCC"/>
    <w:rsid w:val="006039F4"/>
    <w:rsid w:val="00625566"/>
    <w:rsid w:val="00642ADD"/>
    <w:rsid w:val="00653541"/>
    <w:rsid w:val="006856BA"/>
    <w:rsid w:val="006C5C09"/>
    <w:rsid w:val="006D67F8"/>
    <w:rsid w:val="006E0299"/>
    <w:rsid w:val="006E28BD"/>
    <w:rsid w:val="006E3FD7"/>
    <w:rsid w:val="006E49F3"/>
    <w:rsid w:val="006E6064"/>
    <w:rsid w:val="006E7C26"/>
    <w:rsid w:val="006F5BFE"/>
    <w:rsid w:val="006F70D0"/>
    <w:rsid w:val="00705006"/>
    <w:rsid w:val="00711032"/>
    <w:rsid w:val="00715861"/>
    <w:rsid w:val="007468F1"/>
    <w:rsid w:val="00762EC7"/>
    <w:rsid w:val="00767640"/>
    <w:rsid w:val="00771C08"/>
    <w:rsid w:val="007778F6"/>
    <w:rsid w:val="00793710"/>
    <w:rsid w:val="00797A16"/>
    <w:rsid w:val="007A6943"/>
    <w:rsid w:val="007B6FE1"/>
    <w:rsid w:val="007C756F"/>
    <w:rsid w:val="007D229F"/>
    <w:rsid w:val="007E736B"/>
    <w:rsid w:val="007F00D5"/>
    <w:rsid w:val="00801309"/>
    <w:rsid w:val="0080419B"/>
    <w:rsid w:val="00810B2B"/>
    <w:rsid w:val="00816CE8"/>
    <w:rsid w:val="00821DC9"/>
    <w:rsid w:val="008446C3"/>
    <w:rsid w:val="00864D8C"/>
    <w:rsid w:val="008777A2"/>
    <w:rsid w:val="008806C4"/>
    <w:rsid w:val="008A44F2"/>
    <w:rsid w:val="008C4543"/>
    <w:rsid w:val="008C51C1"/>
    <w:rsid w:val="008D67B7"/>
    <w:rsid w:val="008D75B8"/>
    <w:rsid w:val="008E6B6B"/>
    <w:rsid w:val="009002DB"/>
    <w:rsid w:val="0090277D"/>
    <w:rsid w:val="009035DE"/>
    <w:rsid w:val="0091731E"/>
    <w:rsid w:val="00917FA9"/>
    <w:rsid w:val="00936066"/>
    <w:rsid w:val="009463AB"/>
    <w:rsid w:val="00954DCC"/>
    <w:rsid w:val="00957413"/>
    <w:rsid w:val="00961578"/>
    <w:rsid w:val="009629A3"/>
    <w:rsid w:val="0097491C"/>
    <w:rsid w:val="009C45C2"/>
    <w:rsid w:val="009E0895"/>
    <w:rsid w:val="009E293A"/>
    <w:rsid w:val="009E4CD6"/>
    <w:rsid w:val="009E7A02"/>
    <w:rsid w:val="00A01477"/>
    <w:rsid w:val="00A13E8B"/>
    <w:rsid w:val="00A169A1"/>
    <w:rsid w:val="00A271DD"/>
    <w:rsid w:val="00A30865"/>
    <w:rsid w:val="00A425D9"/>
    <w:rsid w:val="00A5563D"/>
    <w:rsid w:val="00A57E25"/>
    <w:rsid w:val="00A73586"/>
    <w:rsid w:val="00A7771D"/>
    <w:rsid w:val="00A82FF6"/>
    <w:rsid w:val="00A84718"/>
    <w:rsid w:val="00A94274"/>
    <w:rsid w:val="00AA02EB"/>
    <w:rsid w:val="00AA12C6"/>
    <w:rsid w:val="00AB527D"/>
    <w:rsid w:val="00AC296F"/>
    <w:rsid w:val="00AD080F"/>
    <w:rsid w:val="00AF3513"/>
    <w:rsid w:val="00B0173C"/>
    <w:rsid w:val="00B40A6E"/>
    <w:rsid w:val="00B54F5D"/>
    <w:rsid w:val="00B64820"/>
    <w:rsid w:val="00B67DDA"/>
    <w:rsid w:val="00B7303F"/>
    <w:rsid w:val="00B766CD"/>
    <w:rsid w:val="00B767B1"/>
    <w:rsid w:val="00B77BF8"/>
    <w:rsid w:val="00B8559A"/>
    <w:rsid w:val="00B97B53"/>
    <w:rsid w:val="00BB2503"/>
    <w:rsid w:val="00BC6F7D"/>
    <w:rsid w:val="00BF5472"/>
    <w:rsid w:val="00BF7038"/>
    <w:rsid w:val="00C0288D"/>
    <w:rsid w:val="00C15027"/>
    <w:rsid w:val="00C22184"/>
    <w:rsid w:val="00C26703"/>
    <w:rsid w:val="00C3245F"/>
    <w:rsid w:val="00C376EE"/>
    <w:rsid w:val="00C421AF"/>
    <w:rsid w:val="00C42F9E"/>
    <w:rsid w:val="00C44595"/>
    <w:rsid w:val="00C5280C"/>
    <w:rsid w:val="00C533A0"/>
    <w:rsid w:val="00C54143"/>
    <w:rsid w:val="00C651F0"/>
    <w:rsid w:val="00C846F2"/>
    <w:rsid w:val="00CA3E47"/>
    <w:rsid w:val="00CB20DC"/>
    <w:rsid w:val="00CD2D0C"/>
    <w:rsid w:val="00CF3C46"/>
    <w:rsid w:val="00D03FE0"/>
    <w:rsid w:val="00D17D70"/>
    <w:rsid w:val="00D358BB"/>
    <w:rsid w:val="00D40B8B"/>
    <w:rsid w:val="00D428DE"/>
    <w:rsid w:val="00D43866"/>
    <w:rsid w:val="00D6438C"/>
    <w:rsid w:val="00D8034C"/>
    <w:rsid w:val="00D80849"/>
    <w:rsid w:val="00D83D80"/>
    <w:rsid w:val="00D91989"/>
    <w:rsid w:val="00DA1D4D"/>
    <w:rsid w:val="00DB5555"/>
    <w:rsid w:val="00DC4CDC"/>
    <w:rsid w:val="00DE7A54"/>
    <w:rsid w:val="00DF28E5"/>
    <w:rsid w:val="00DF6B9A"/>
    <w:rsid w:val="00E14FF0"/>
    <w:rsid w:val="00E17FA8"/>
    <w:rsid w:val="00E311B6"/>
    <w:rsid w:val="00E372BB"/>
    <w:rsid w:val="00E508D6"/>
    <w:rsid w:val="00E6515D"/>
    <w:rsid w:val="00E6709E"/>
    <w:rsid w:val="00E71C98"/>
    <w:rsid w:val="00E756B7"/>
    <w:rsid w:val="00E7676F"/>
    <w:rsid w:val="00E9292B"/>
    <w:rsid w:val="00EA6A79"/>
    <w:rsid w:val="00EC1EF2"/>
    <w:rsid w:val="00ED27DA"/>
    <w:rsid w:val="00ED688D"/>
    <w:rsid w:val="00EE415B"/>
    <w:rsid w:val="00F07930"/>
    <w:rsid w:val="00F13FE7"/>
    <w:rsid w:val="00F32111"/>
    <w:rsid w:val="00FA18A2"/>
    <w:rsid w:val="00FB359B"/>
    <w:rsid w:val="00FD29BD"/>
    <w:rsid w:val="00FE7530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770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  <w:style w:type="character" w:styleId="af0">
    <w:name w:val="annotation reference"/>
    <w:basedOn w:val="a1"/>
    <w:uiPriority w:val="99"/>
    <w:semiHidden/>
    <w:unhideWhenUsed/>
    <w:rsid w:val="00485FE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485FE5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485FE5"/>
    <w:rPr>
      <w:rFonts w:ascii="Times New Roman" w:eastAsia="Times New Roman" w:hAnsi="Times New Roman" w:cs="Times New Roman"/>
      <w:color w:val="000000"/>
      <w:sz w:val="20"/>
      <w:szCs w:val="20"/>
      <w:lang w:eastAsia="ru-RU" w:bidi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485FE5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485FE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 w:bidi="ru-RU"/>
    </w:rPr>
  </w:style>
  <w:style w:type="paragraph" w:customStyle="1" w:styleId="32">
    <w:name w:val="32_Формула номер"/>
    <w:basedOn w:val="a"/>
    <w:qFormat/>
    <w:rsid w:val="00C42F9E"/>
    <w:pPr>
      <w:widowControl w:val="0"/>
      <w:shd w:val="clear" w:color="auto" w:fill="FFFFFF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color w:val="FF0000"/>
      <w:szCs w:val="28"/>
    </w:rPr>
  </w:style>
  <w:style w:type="paragraph" w:styleId="af5">
    <w:name w:val="Revision"/>
    <w:hidden/>
    <w:uiPriority w:val="99"/>
    <w:semiHidden/>
    <w:rsid w:val="002C5E2A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image" Target="media/image40.wmf"/><Relationship Id="rId138" Type="http://schemas.openxmlformats.org/officeDocument/2006/relationships/image" Target="media/image67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3.wmf"/><Relationship Id="rId191" Type="http://schemas.openxmlformats.org/officeDocument/2006/relationships/image" Target="media/image92.emf"/><Relationship Id="rId107" Type="http://schemas.openxmlformats.org/officeDocument/2006/relationships/oleObject" Target="embeddings/oleObject51.bin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8.wmf"/><Relationship Id="rId181" Type="http://schemas.openxmlformats.org/officeDocument/2006/relationships/oleObject" Target="embeddings/oleObject88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7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3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3.emf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image" Target="media/image52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5.emf"/><Relationship Id="rId75" Type="http://schemas.openxmlformats.org/officeDocument/2006/relationships/oleObject" Target="embeddings/oleObject35.bin"/><Relationship Id="rId96" Type="http://schemas.openxmlformats.org/officeDocument/2006/relationships/image" Target="media/image46.wmf"/><Relationship Id="rId140" Type="http://schemas.openxmlformats.org/officeDocument/2006/relationships/image" Target="media/image68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9.wmf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image" Target="media/image41.wmf"/><Relationship Id="rId130" Type="http://schemas.openxmlformats.org/officeDocument/2006/relationships/image" Target="media/image63.e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4.wmf"/><Relationship Id="rId193" Type="http://schemas.openxmlformats.org/officeDocument/2006/relationships/image" Target="media/image94.emf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6.bin"/><Relationship Id="rId120" Type="http://schemas.openxmlformats.org/officeDocument/2006/relationships/image" Target="media/image58.wmf"/><Relationship Id="rId141" Type="http://schemas.openxmlformats.org/officeDocument/2006/relationships/oleObject" Target="embeddings/oleObject68.bin"/><Relationship Id="rId7" Type="http://schemas.openxmlformats.org/officeDocument/2006/relationships/oleObject" Target="embeddings/oleObject1.bin"/><Relationship Id="rId71" Type="http://schemas.openxmlformats.org/officeDocument/2006/relationships/oleObject" Target="embeddings/oleObject33.bin"/><Relationship Id="rId92" Type="http://schemas.openxmlformats.org/officeDocument/2006/relationships/image" Target="media/image44.wmf"/><Relationship Id="rId162" Type="http://schemas.openxmlformats.org/officeDocument/2006/relationships/image" Target="media/image79.wmf"/><Relationship Id="rId183" Type="http://schemas.openxmlformats.org/officeDocument/2006/relationships/oleObject" Target="embeddings/oleObject89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24" Type="http://schemas.openxmlformats.org/officeDocument/2006/relationships/image" Target="media/image10.wmf"/><Relationship Id="rId40" Type="http://schemas.openxmlformats.org/officeDocument/2006/relationships/image" Target="media/image18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oleObject" Target="embeddings/oleObject41.bin"/><Relationship Id="rId110" Type="http://schemas.openxmlformats.org/officeDocument/2006/relationships/image" Target="media/image53.wmf"/><Relationship Id="rId115" Type="http://schemas.openxmlformats.org/officeDocument/2006/relationships/oleObject" Target="embeddings/oleObject55.bin"/><Relationship Id="rId131" Type="http://schemas.openxmlformats.org/officeDocument/2006/relationships/oleObject" Target="embeddings/oleObject63.bin"/><Relationship Id="rId136" Type="http://schemas.openxmlformats.org/officeDocument/2006/relationships/image" Target="media/image66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7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9.wmf"/><Relationship Id="rId152" Type="http://schemas.openxmlformats.org/officeDocument/2006/relationships/image" Target="media/image74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5.emf"/><Relationship Id="rId19" Type="http://schemas.openxmlformats.org/officeDocument/2006/relationships/oleObject" Target="embeddings/oleObject7.bin"/><Relationship Id="rId14" Type="http://schemas.openxmlformats.org/officeDocument/2006/relationships/image" Target="media/image5.wmf"/><Relationship Id="rId30" Type="http://schemas.openxmlformats.org/officeDocument/2006/relationships/image" Target="media/image13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8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2.wmf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4.bin"/><Relationship Id="rId98" Type="http://schemas.openxmlformats.org/officeDocument/2006/relationships/image" Target="media/image47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90.wmf"/><Relationship Id="rId189" Type="http://schemas.openxmlformats.org/officeDocument/2006/relationships/image" Target="media/image91.wmf"/><Relationship Id="rId3" Type="http://schemas.microsoft.com/office/2007/relationships/stylesWithEffects" Target="stylesWithEffects.xml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7.wmf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3.bin"/><Relationship Id="rId132" Type="http://schemas.openxmlformats.org/officeDocument/2006/relationships/image" Target="media/image64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5.emf"/><Relationship Id="rId179" Type="http://schemas.openxmlformats.org/officeDocument/2006/relationships/oleObject" Target="embeddings/oleObject87.bin"/><Relationship Id="rId195" Type="http://schemas.openxmlformats.org/officeDocument/2006/relationships/fontTable" Target="fontTable.xml"/><Relationship Id="rId190" Type="http://schemas.openxmlformats.org/officeDocument/2006/relationships/oleObject" Target="embeddings/oleObject94.bin"/><Relationship Id="rId288" Type="http://schemas.microsoft.com/office/2011/relationships/people" Target="people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61.bin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7.wmf"/><Relationship Id="rId94" Type="http://schemas.openxmlformats.org/officeDocument/2006/relationships/image" Target="media/image45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9.wmf"/><Relationship Id="rId143" Type="http://schemas.openxmlformats.org/officeDocument/2006/relationships/oleObject" Target="embeddings/oleObject69.bin"/><Relationship Id="rId148" Type="http://schemas.openxmlformats.org/officeDocument/2006/relationships/image" Target="media/image72.wmf"/><Relationship Id="rId164" Type="http://schemas.openxmlformats.org/officeDocument/2006/relationships/image" Target="media/image80.wmf"/><Relationship Id="rId169" Type="http://schemas.openxmlformats.org/officeDocument/2006/relationships/oleObject" Target="embeddings/oleObject82.bin"/><Relationship Id="rId185" Type="http://schemas.openxmlformats.org/officeDocument/2006/relationships/oleObject" Target="embeddings/oleObject90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8.wmf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5.wmf"/><Relationship Id="rId175" Type="http://schemas.openxmlformats.org/officeDocument/2006/relationships/oleObject" Target="embeddings/oleObject85.bin"/><Relationship Id="rId196" Type="http://schemas.openxmlformats.org/officeDocument/2006/relationships/theme" Target="theme/theme1.xml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70.emf"/><Relationship Id="rId90" Type="http://schemas.openxmlformats.org/officeDocument/2006/relationships/image" Target="media/image43.wmf"/><Relationship Id="rId165" Type="http://schemas.openxmlformats.org/officeDocument/2006/relationships/oleObject" Target="embeddings/oleObject80.bin"/><Relationship Id="rId186" Type="http://schemas.openxmlformats.org/officeDocument/2006/relationships/oleObject" Target="embeddings/oleObject91.bin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4.bin"/><Relationship Id="rId134" Type="http://schemas.openxmlformats.org/officeDocument/2006/relationships/image" Target="media/image65.wmf"/><Relationship Id="rId80" Type="http://schemas.openxmlformats.org/officeDocument/2006/relationships/image" Target="media/image38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6.wmf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60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81.wmf"/><Relationship Id="rId187" Type="http://schemas.openxmlformats.org/officeDocument/2006/relationships/oleObject" Target="embeddings/oleObject92.bin"/><Relationship Id="rId1" Type="http://schemas.openxmlformats.org/officeDocument/2006/relationships/numbering" Target="numbering.xml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60" Type="http://schemas.openxmlformats.org/officeDocument/2006/relationships/image" Target="media/image28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6.wmf"/><Relationship Id="rId177" Type="http://schemas.openxmlformats.org/officeDocument/2006/relationships/oleObject" Target="embeddings/oleObject86.bin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286" Type="http://schemas.microsoft.com/office/2011/relationships/commentsExtended" Target="commentsExtended.xml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71.wmf"/><Relationship Id="rId167" Type="http://schemas.openxmlformats.org/officeDocument/2006/relationships/oleObject" Target="embeddings/oleObject81.bin"/><Relationship Id="rId188" Type="http://schemas.openxmlformats.org/officeDocument/2006/relationships/oleObject" Target="embeddings/oleObject9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1357</TotalTime>
  <Pages>13</Pages>
  <Words>2105</Words>
  <Characters>12001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23</cp:revision>
  <dcterms:created xsi:type="dcterms:W3CDTF">2020-10-07T06:53:00Z</dcterms:created>
  <dcterms:modified xsi:type="dcterms:W3CDTF">2020-10-21T11:53:00Z</dcterms:modified>
</cp:coreProperties>
</file>