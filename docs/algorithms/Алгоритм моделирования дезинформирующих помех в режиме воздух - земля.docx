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602B5823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 w:rsidR="002F0938">
        <w:t>дезинформирующих помех</w:t>
      </w:r>
      <w:r>
        <w:t xml:space="preserve"> в режиме «воздух-поверхность»</w:t>
      </w:r>
    </w:p>
    <w:p w14:paraId="79E11E43" w14:textId="1E8C45B8" w:rsidR="002F0938" w:rsidRDefault="002F0938" w:rsidP="00ED688D">
      <w:pPr>
        <w:spacing w:line="240" w:lineRule="auto"/>
      </w:pPr>
      <w:r>
        <w:t>А</w:t>
      </w:r>
      <w:r w:rsidR="00ED688D">
        <w:t xml:space="preserve">лгоритм формирования </w:t>
      </w:r>
      <w:r>
        <w:t>дезинформирующих помех в режиме «воздух-поверхность» рассчитывает имитирующ</w:t>
      </w:r>
      <w:r w:rsidR="00642ADD">
        <w:t>ие</w:t>
      </w:r>
      <w:r>
        <w:t xml:space="preserve"> помех</w:t>
      </w:r>
      <w:r w:rsidR="00642ADD">
        <w:t>и</w:t>
      </w:r>
      <w:r>
        <w:t xml:space="preserve"> ретрансляционного типа для каналов азимута и дальности приемника БРЛС</w:t>
      </w:r>
      <w:r w:rsidR="0021134B" w:rsidRPr="0021134B">
        <w:t xml:space="preserve"> </w:t>
      </w:r>
      <w:r w:rsidR="0021134B">
        <w:t>при воздействии по главному лепестку ДНА</w:t>
      </w:r>
      <w:r>
        <w:t xml:space="preserve">. </w:t>
      </w:r>
      <w:r w:rsidR="00793710">
        <w:t xml:space="preserve">В качестве модуляции ретранслируемого сигнала для формирования помехи используется фазовая периодическая манипуляция 1/-1 или псевдослучайная манипуляция. </w:t>
      </w:r>
      <w:r w:rsidR="00642ADD">
        <w:t>Также в алгоритме учитывается возможность изменения параметров модуляции ретранслируемого сигнала для управления положением ложных целей на радиолокационном изображении.</w:t>
      </w:r>
    </w:p>
    <w:p w14:paraId="050C3B9F" w14:textId="57CFF7E1" w:rsidR="00715861" w:rsidRPr="00715861" w:rsidRDefault="00715861" w:rsidP="00B67DDA">
      <w:pPr>
        <w:spacing w:line="240" w:lineRule="auto"/>
        <w:ind w:firstLine="0"/>
      </w:pP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108BD71B" w14:textId="513948A4" w:rsidR="00653541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21.55pt" o:ole="">
                  <v:imagedata r:id="rId6" o:title=""/>
                </v:shape>
                <o:OLEObject Type="Embed" ProgID="Equation.DSMT4" ShapeID="_x0000_i1025" DrawAspect="Content" ObjectID="_1663603266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3.05pt;height:21.55pt" o:ole="">
                  <v:imagedata r:id="rId8" o:title=""/>
                </v:shape>
                <o:OLEObject Type="Embed" ProgID="Equation.DSMT4" ShapeID="_x0000_i1026" DrawAspect="Content" ObjectID="_1663603267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5pt;height:17.8pt" o:ole="">
                  <v:imagedata r:id="rId10" o:title=""/>
                </v:shape>
                <o:OLEObject Type="Embed" ProgID="Equation.DSMT4" ShapeID="_x0000_i1027" DrawAspect="Content" ObjectID="_1663603268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8.95pt;height:24.5pt" o:ole="">
                  <v:imagedata r:id="rId12" o:title=""/>
                </v:shape>
                <o:OLEObject Type="Embed" ProgID="Equation.DSMT4" ShapeID="_x0000_i1028" DrawAspect="Content" ObjectID="_1663603269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45pt;height:22.25pt" o:ole="">
                  <v:imagedata r:id="rId14" o:title=""/>
                </v:shape>
                <o:OLEObject Type="Embed" ProgID="Equation.DSMT4" ShapeID="_x0000_i1029" DrawAspect="Content" ObjectID="_1663603270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5.25pt;height:17.8pt" o:ole="">
                  <v:imagedata r:id="rId16" o:title=""/>
                </v:shape>
                <o:OLEObject Type="Embed" ProgID="Equation.DSMT4" ShapeID="_x0000_i1030" DrawAspect="Content" ObjectID="_1663603271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6pt;height:20.05pt" o:ole="">
                  <v:imagedata r:id="rId18" o:title=""/>
                </v:shape>
                <o:OLEObject Type="Embed" ProgID="Equation.3" ShapeID="_x0000_i1031" DrawAspect="Content" ObjectID="_1663603272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7pt;height:12.6pt" o:ole="">
                  <v:imagedata r:id="rId20" o:title=""/>
                </v:shape>
                <o:OLEObject Type="Embed" ProgID="Equation.3" ShapeID="_x0000_i1032" DrawAspect="Content" ObjectID="_1663603273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10.4pt;height:20.05pt" o:ole="">
                  <v:imagedata r:id="rId22" o:title=""/>
                </v:shape>
                <o:OLEObject Type="Embed" ProgID="Equation.DSMT4" ShapeID="_x0000_i1033" DrawAspect="Content" ObjectID="_1663603274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мкс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5.25pt;height:20.05pt" o:ole="">
                  <v:imagedata r:id="rId24" o:title=""/>
                </v:shape>
                <o:OLEObject Type="Embed" ProgID="Equation.DSMT4" ShapeID="_x0000_i1034" DrawAspect="Content" ObjectID="_1663603275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8pt;height:21.55pt" o:ole="">
                  <v:imagedata r:id="rId26" o:title=""/>
                </v:shape>
                <o:OLEObject Type="Embed" ProgID="Equation.DSMT4" ShapeID="_x0000_i1035" DrawAspect="Content" ObjectID="_1663603276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6pt;height:14.85pt" o:ole="">
                  <v:imagedata r:id="rId28" o:title=""/>
                </v:shape>
                <o:OLEObject Type="Embed" ProgID="Equation.DSMT4" ShapeID="_x0000_i1036" DrawAspect="Content" ObjectID="_1663603277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8pt;height:14.85pt" o:ole="">
                  <v:imagedata r:id="rId30" o:title=""/>
                </v:shape>
                <o:OLEObject Type="Embed" ProgID="Equation.DSMT4" ShapeID="_x0000_i1037" DrawAspect="Content" ObjectID="_1663603278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464D9C" w14:paraId="03C81EF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B6CD" w14:textId="49FE2D74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884D" w14:textId="15D98209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464D9C">
              <w:rPr>
                <w:color w:val="auto"/>
                <w:position w:val="-16"/>
                <w:sz w:val="24"/>
                <w:lang w:eastAsia="en-US"/>
              </w:rPr>
              <w:object w:dxaOrig="1060" w:dyaOrig="420" w14:anchorId="7AEDF4E9">
                <v:shape id="_x0000_i1130" type="#_x0000_t75" style="width:52.7pt;height:19.3pt" o:ole="">
                  <v:imagedata r:id="rId32" o:title=""/>
                </v:shape>
                <o:OLEObject Type="Embed" ProgID="Equation.DSMT4" ShapeID="_x0000_i1130" DrawAspect="Content" ObjectID="_1663603279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8DACB" w14:textId="43FA2EF3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EA25F" w14:textId="51E55A5B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DD77" w14:textId="296E3736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Координаты постановщика помех</w:t>
            </w:r>
          </w:p>
        </w:tc>
      </w:tr>
      <w:tr w:rsidR="00464D9C" w14:paraId="436A41B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8793E" w14:textId="3722985A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00A00" w14:textId="6CC38808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80" w:dyaOrig="380" w14:anchorId="40D5FFCF">
                <v:shape id="_x0000_i1131" type="#_x0000_t75" style="width:19.3pt;height:17.8pt" o:ole="">
                  <v:imagedata r:id="rId34" o:title=""/>
                </v:shape>
                <o:OLEObject Type="Embed" ProgID="Equation.DSMT4" ShapeID="_x0000_i1131" DrawAspect="Content" ObjectID="_1663603280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C90F7" w14:textId="3FCE2021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дБ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5462" w14:textId="61B365C2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08CC" w14:textId="3FCD7DE3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Коэффициент усиления тракта ретрансляции</w:t>
            </w:r>
          </w:p>
        </w:tc>
      </w:tr>
      <w:tr w:rsidR="00464D9C" w14:paraId="003DAF5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E260" w14:textId="453B8D09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15A3C" w14:textId="22363C27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20" w:dyaOrig="380" w14:anchorId="12D8CCD1">
                <v:shape id="_x0000_i1132" type="#_x0000_t75" style="width:16.35pt;height:17.8pt" o:ole="">
                  <v:imagedata r:id="rId36" o:title=""/>
                </v:shape>
                <o:OLEObject Type="Embed" ProgID="Equation.DSMT4" ShapeID="_x0000_i1132" DrawAspect="Content" ObjectID="_1663603281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F9613" w14:textId="1510660A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2E7E" w14:textId="3127458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7E93" w14:textId="72D6BF6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Выходная мощность передатчика постановщика помех</w:t>
            </w:r>
          </w:p>
        </w:tc>
      </w:tr>
      <w:tr w:rsidR="00464D9C" w14:paraId="67E0146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247A" w14:textId="189E720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34224D" w14:textId="0B11BCCC" w:rsidR="00464D9C" w:rsidRPr="004A3871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val="en-US"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660" w:dyaOrig="420" w14:anchorId="44ABBA2A">
                <v:shape id="_x0000_i1133" type="#_x0000_t75" style="width:33.4pt;height:19.3pt" o:ole="">
                  <v:imagedata r:id="rId38" o:title=""/>
                </v:shape>
                <o:OLEObject Type="Embed" ProgID="Equation.DSMT4" ShapeID="_x0000_i1133" DrawAspect="Content" ObjectID="_1663603282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4D6D6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0A" w14:textId="70793431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E4CAB" w14:textId="25E42C7D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дальности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28EDB3E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AF2C2" w14:textId="118955A1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FB951" w14:textId="3771ADDF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2"/>
                <w:szCs w:val="28"/>
                <w:lang w:val="en-US" w:eastAsia="en-US"/>
              </w:rPr>
              <w:object w:dxaOrig="580" w:dyaOrig="380" w14:anchorId="3CBCF0E1">
                <v:shape id="_x0000_i1134" type="#_x0000_t75" style="width:28.95pt;height:17.8pt" o:ole="">
                  <v:imagedata r:id="rId40" o:title=""/>
                </v:shape>
                <o:OLEObject Type="Embed" ProgID="Equation.DSMT4" ShapeID="_x0000_i1134" DrawAspect="Content" ObjectID="_1663603283" r:id="rId4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4525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8BDC" w14:textId="612504D5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45496" w14:textId="2A61CA5B" w:rsidR="00464D9C" w:rsidRDefault="00F07930" w:rsidP="00F0793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</w:t>
            </w:r>
            <w:r>
              <w:rPr>
                <w:color w:val="auto"/>
                <w:position w:val="-12"/>
                <w:sz w:val="24"/>
                <w:lang w:eastAsia="en-US"/>
              </w:rPr>
              <w:t xml:space="preserve">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61994D5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C0567" w14:textId="5CA6C83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821C0" w14:textId="7D47DE14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520" w:dyaOrig="420" w14:anchorId="3E271B1C">
                <v:shape id="_x0000_i1135" type="#_x0000_t75" style="width:26pt;height:19.3pt" o:ole="">
                  <v:imagedata r:id="rId42" o:title=""/>
                </v:shape>
                <o:OLEObject Type="Embed" ProgID="Equation.DSMT4" ShapeID="_x0000_i1135" DrawAspect="Content" ObjectID="_1663603284" r:id="rId4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39AB6" w14:textId="5F74AED2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341C2" w14:textId="1A6392D8" w:rsidR="00464D9C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EA33E" w14:textId="5DFFE4CC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 xml:space="preserve"> для канала дальности</w:t>
            </w:r>
          </w:p>
        </w:tc>
      </w:tr>
      <w:tr w:rsidR="00793710" w14:paraId="518A295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94F1" w14:textId="055BF82B" w:rsidR="0079371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5B1A7" w14:textId="4E004C19" w:rsidR="00793710" w:rsidRPr="00F0793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793710">
              <w:rPr>
                <w:color w:val="auto"/>
                <w:position w:val="-12"/>
                <w:szCs w:val="28"/>
                <w:lang w:val="en-US" w:eastAsia="en-US"/>
              </w:rPr>
              <w:object w:dxaOrig="440" w:dyaOrig="380" w14:anchorId="34AF8EA6">
                <v:shape id="_x0000_i1136" type="#_x0000_t75" style="width:22.25pt;height:17.8pt" o:ole="">
                  <v:imagedata r:id="rId44" o:title=""/>
                </v:shape>
                <o:OLEObject Type="Embed" ProgID="Equation.DSMT4" ShapeID="_x0000_i1136" DrawAspect="Content" ObjectID="_1663603285" r:id="rId4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D0DD0" w14:textId="7C743418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7BC9B" w14:textId="10FF74D5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B4A33" w14:textId="3C872D85" w:rsidR="00793710" w:rsidRP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 для канала азимут</w:t>
            </w:r>
          </w:p>
        </w:tc>
      </w:tr>
      <w:tr w:rsidR="00F07930" w14:paraId="23F9E00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1E6BF" w14:textId="344C4BB5" w:rsid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E00EF" w14:textId="73169024" w:rsidR="00F07930" w:rsidRP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8867DD">
              <w:rPr>
                <w:position w:val="-4"/>
              </w:rPr>
              <w:object w:dxaOrig="360" w:dyaOrig="279" w14:anchorId="1BD91C12">
                <v:shape id="_x0000_i1137" type="#_x0000_t75" style="width:17.8pt;height:14.1pt" o:ole="">
                  <v:imagedata r:id="rId46" o:title=""/>
                </v:shape>
                <o:OLEObject Type="Embed" ProgID="Equation.DSMT4" ShapeID="_x0000_i1137" DrawAspect="Content" ObjectID="_1663603286" r:id="rId4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6989A" w14:textId="77777777" w:rsid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94C98" w14:textId="43A4985C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5EB3" w14:textId="4D5B7E04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Основание М-последовательности для периодической псевдослучайной модуляции фазы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38" type="#_x0000_t75" style="width:69.75pt;height:21.55pt" o:ole="">
                  <v:imagedata r:id="rId48" o:title=""/>
                </v:shape>
                <o:OLEObject Type="Embed" ProgID="Equation.DSMT4" ShapeID="_x0000_i1038" DrawAspect="Content" ObjectID="_1663603287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80" w:dyaOrig="480" w14:anchorId="0A2EF160">
                <v:shape id="_x0000_i1138" type="#_x0000_t75" style="width:74.25pt;height:24.5pt" o:ole="">
                  <v:imagedata r:id="rId50" o:title=""/>
                </v:shape>
                <o:OLEObject Type="Embed" ProgID="Equation.DSMT4" ShapeID="_x0000_i1138" DrawAspect="Content" ObjectID="_1663603288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79" w:dyaOrig="480" w14:anchorId="45EEAA52">
                <v:shape id="_x0000_i1139" type="#_x0000_t75" style="width:78.7pt;height:24.5pt" o:ole="">
                  <v:imagedata r:id="rId52" o:title=""/>
                </v:shape>
                <o:OLEObject Type="Embed" ProgID="Equation.DSMT4" ShapeID="_x0000_i1139" DrawAspect="Content" ObjectID="_1663603289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19B83D50" w:rsidR="00315101" w:rsidRDefault="00396058" w:rsidP="00ED688D">
      <w:pPr>
        <w:spacing w:line="240" w:lineRule="auto"/>
        <w:ind w:firstLine="0"/>
        <w:jc w:val="center"/>
      </w:pPr>
      <w:r>
        <w:object w:dxaOrig="8277" w:dyaOrig="12789" w14:anchorId="6862A6E2">
          <v:shape id="_x0000_i1039" type="#_x0000_t75" style="width:371.15pt;height:574.5pt" o:ole="">
            <v:imagedata r:id="rId54" o:title=""/>
          </v:shape>
          <o:OLEObject Type="Embed" ProgID="Visio.Drawing.11" ShapeID="_x0000_i1039" DrawAspect="Content" ObjectID="_1663603290" r:id="rId55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40" type="#_x0000_t75" style="width:14.85pt;height:17.8pt" o:ole="">
            <v:imagedata r:id="rId56" o:title=""/>
          </v:shape>
          <o:OLEObject Type="Embed" ProgID="Equation.DSMT4" ShapeID="_x0000_i1040" DrawAspect="Content" ObjectID="_1663603291" r:id="rId5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41" type="#_x0000_t75" style="width:14.85pt;height:17.8pt" o:ole="">
            <v:imagedata r:id="rId58" o:title=""/>
          </v:shape>
          <o:OLEObject Type="Embed" ProgID="Equation.DSMT4" ShapeID="_x0000_i1041" DrawAspect="Content" ObjectID="_1663603292" r:id="rId5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42" type="#_x0000_t75" style="width:14.1pt;height:17.8pt" o:ole="">
            <v:imagedata r:id="rId60" o:title=""/>
          </v:shape>
          <o:OLEObject Type="Embed" ProgID="Equation.DSMT4" ShapeID="_x0000_i1042" DrawAspect="Content" ObjectID="_1663603293" r:id="rId61"/>
        </w:object>
      </w:r>
      <w:r>
        <w:t>)</w:t>
      </w:r>
      <w:r w:rsidRPr="000E2D2B">
        <w:t>;</w:t>
      </w:r>
      <w:proofErr w:type="gramEnd"/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43" type="#_x0000_t75" style="width:24.5pt;height:21.55pt" o:ole="">
            <v:imagedata r:id="rId62" o:title=""/>
          </v:shape>
          <o:OLEObject Type="Embed" ProgID="Equation.DSMT4" ShapeID="_x0000_i1043" DrawAspect="Content" ObjectID="_1663603294" r:id="rId6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44" type="#_x0000_t75" style="width:25.25pt;height:21.55pt" o:ole="">
            <v:imagedata r:id="rId64" o:title=""/>
          </v:shape>
          <o:OLEObject Type="Embed" ProgID="Equation.DSMT4" ShapeID="_x0000_i1044" DrawAspect="Content" ObjectID="_1663603295" r:id="rId6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45" type="#_x0000_t75" style="width:24.5pt;height:21.55pt" o:ole="">
            <v:imagedata r:id="rId66" o:title=""/>
          </v:shape>
          <o:OLEObject Type="Embed" ProgID="Equation.DSMT4" ShapeID="_x0000_i1045" DrawAspect="Content" ObjectID="_1663603296" r:id="rId67"/>
        </w:object>
      </w:r>
      <w:r w:rsidR="00C44595">
        <w:t>);</w:t>
      </w:r>
      <w:proofErr w:type="gramEnd"/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lastRenderedPageBreak/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46" type="#_x0000_t75" style="width:21.55pt;height:17.8pt" o:ole="">
            <v:imagedata r:id="rId68" o:title=""/>
          </v:shape>
          <o:OLEObject Type="Embed" ProgID="Equation.DSMT4" ShapeID="_x0000_i1046" DrawAspect="Content" ObjectID="_1663603297" r:id="rId69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47" type="#_x0000_t75" style="width:27.45pt;height:21.55pt" o:ole="">
            <v:imagedata r:id="rId70" o:title=""/>
          </v:shape>
          <o:OLEObject Type="Embed" ProgID="Equation.DSMT4" ShapeID="_x0000_i1047" DrawAspect="Content" ObjectID="_1663603298" r:id="rId71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48" type="#_x0000_t75" style="width:28.95pt;height:24.5pt" o:ole="">
            <v:imagedata r:id="rId72" o:title=""/>
          </v:shape>
          <o:OLEObject Type="Embed" ProgID="Equation.DSMT4" ShapeID="_x0000_i1048" DrawAspect="Content" ObjectID="_1663603299" r:id="rId73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49" type="#_x0000_t75" style="width:10.4pt;height:11.9pt" o:ole="">
            <v:imagedata r:id="rId74" o:title=""/>
          </v:shape>
          <o:OLEObject Type="Embed" ProgID="Equation.DSMT4" ShapeID="_x0000_i1049" DrawAspect="Content" ObjectID="_1663603300" r:id="rId75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50" type="#_x0000_t75" style="width:11.9pt;height:14.85pt" o:ole="">
            <v:imagedata r:id="rId76" o:title=""/>
          </v:shape>
          <o:OLEObject Type="Embed" ProgID="Equation.DSMT4" ShapeID="_x0000_i1050" DrawAspect="Content" ObjectID="_1663603301" r:id="rId77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51" type="#_x0000_t75" style="width:14.1pt;height:17.8pt" o:ole="">
            <v:imagedata r:id="rId78" o:title=""/>
          </v:shape>
          <o:OLEObject Type="Embed" ProgID="Equation.DSMT4" ShapeID="_x0000_i1051" DrawAspect="Content" ObjectID="_1663603302" r:id="rId79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52" type="#_x0000_t75" style="width:25.25pt;height:17.8pt" o:ole="">
            <v:imagedata r:id="rId80" o:title=""/>
          </v:shape>
          <o:OLEObject Type="Embed" ProgID="Equation.DSMT4" ShapeID="_x0000_i1052" DrawAspect="Content" ObjectID="_1663603303" r:id="rId81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53" type="#_x0000_t75" style="width:14.85pt;height:21.55pt" o:ole="">
            <v:imagedata r:id="rId82" o:title=""/>
          </v:shape>
          <o:OLEObject Type="Embed" ProgID="Equation.DSMT4" ShapeID="_x0000_i1053" DrawAspect="Content" ObjectID="_1663603304" r:id="rId83"/>
        </w:object>
      </w:r>
      <w:r>
        <w:t>;</w:t>
      </w:r>
    </w:p>
    <w:p w14:paraId="2BCF8A8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54" type="#_x0000_t75" style="width:14.85pt;height:17.8pt" o:ole="">
            <v:imagedata r:id="rId84" o:title=""/>
          </v:shape>
          <o:OLEObject Type="Embed" ProgID="Equation.DSMT4" ShapeID="_x0000_i1054" DrawAspect="Content" ObjectID="_1663603305" r:id="rId85"/>
        </w:object>
      </w:r>
      <w:r w:rsidR="00AB527D">
        <w:t>;</w:t>
      </w:r>
    </w:p>
    <w:p w14:paraId="5401654F" w14:textId="7A601B64" w:rsidR="00AB527D" w:rsidRPr="00186DC2" w:rsidRDefault="00AB527D" w:rsidP="00ED688D">
      <w:pPr>
        <w:pStyle w:val="ad"/>
        <w:spacing w:line="240" w:lineRule="auto"/>
        <w:ind w:left="0" w:firstLine="0"/>
      </w:pPr>
      <w:r w:rsidRPr="003D14C5">
        <w:rPr>
          <w:rPrChange w:id="15" w:author="User" w:date="2020-09-24T15:29:00Z">
            <w:rPr>
              <w:highlight w:val="yellow"/>
            </w:rPr>
          </w:rPrChange>
        </w:rPr>
        <w:noBreakHyphen/>
        <w:t> </w:t>
      </w:r>
      <w:r w:rsidR="00797A16" w:rsidRPr="003D14C5">
        <w:rPr>
          <w:rPrChange w:id="16" w:author="User" w:date="2020-09-24T15:29:00Z">
            <w:rPr>
              <w:highlight w:val="yellow"/>
            </w:rPr>
          </w:rPrChange>
        </w:rPr>
        <w:t xml:space="preserve">массив координат пространственных элементов участка картографирования, в которых размещена </w:t>
      </w:r>
      <w:r w:rsidR="00C26703" w:rsidRPr="003D14C5">
        <w:rPr>
          <w:rPrChange w:id="17" w:author="User" w:date="2020-09-24T15:29:00Z">
            <w:rPr>
              <w:highlight w:val="yellow"/>
            </w:rPr>
          </w:rPrChange>
        </w:rPr>
        <w:t xml:space="preserve">моделируемая </w:t>
      </w:r>
      <w:r w:rsidR="00797A16" w:rsidRPr="003D14C5">
        <w:rPr>
          <w:rPrChange w:id="18" w:author="User" w:date="2020-09-24T15:29:00Z">
            <w:rPr>
              <w:highlight w:val="yellow"/>
            </w:rPr>
          </w:rPrChange>
        </w:rPr>
        <w:t>цель</w:t>
      </w:r>
      <w:proofErr w:type="gramStart"/>
      <w:r w:rsidR="0091731E" w:rsidRPr="003D14C5">
        <w:rPr>
          <w:rPrChange w:id="19" w:author="User" w:date="2020-09-24T15:29:00Z">
            <w:rPr>
              <w:highlight w:val="yellow"/>
            </w:rPr>
          </w:rPrChange>
        </w:rPr>
        <w:br/>
      </w:r>
      <w:r w:rsidR="00797A16" w:rsidRPr="003D14C5">
        <w:rPr>
          <w:rPrChange w:id="20" w:author="User" w:date="2020-09-24T15:29:00Z">
            <w:rPr>
              <w:highlight w:val="yellow"/>
            </w:rPr>
          </w:rPrChange>
        </w:rPr>
        <w:t xml:space="preserve"> (</w:t>
      </w:r>
      <w:r w:rsidR="009463AB" w:rsidRPr="00D428DE">
        <w:rPr>
          <w:color w:val="auto"/>
          <w:position w:val="-14"/>
        </w:rPr>
        <w:object w:dxaOrig="1700" w:dyaOrig="420" w14:anchorId="2B66B111">
          <v:shape id="_x0000_i1055" type="#_x0000_t75" style="width:84.6pt;height:21.55pt" o:ole="">
            <v:imagedata r:id="rId86" o:title=""/>
          </v:shape>
          <o:OLEObject Type="Embed" ProgID="Equation.DSMT4" ShapeID="_x0000_i1055" DrawAspect="Content" ObjectID="_1663603306" r:id="rId87"/>
        </w:object>
      </w:r>
      <w:r w:rsidR="009463AB" w:rsidRPr="003D14C5">
        <w:rPr>
          <w:color w:val="auto"/>
          <w:rPrChange w:id="21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740" w:dyaOrig="420" w14:anchorId="1DA3B2CB">
          <v:shape id="_x0000_i1056" type="#_x0000_t75" style="width:86.85pt;height:21.55pt" o:ole="">
            <v:imagedata r:id="rId88" o:title=""/>
          </v:shape>
          <o:OLEObject Type="Embed" ProgID="Equation.DSMT4" ShapeID="_x0000_i1056" DrawAspect="Content" ObjectID="_1663603307" r:id="rId89"/>
        </w:object>
      </w:r>
      <w:r w:rsidR="009463AB" w:rsidRPr="003D14C5">
        <w:rPr>
          <w:color w:val="auto"/>
          <w:rPrChange w:id="22" w:author="User" w:date="2020-09-24T15:29:00Z">
            <w:rPr>
              <w:color w:val="auto"/>
              <w:highlight w:val="yellow"/>
            </w:rPr>
          </w:rPrChange>
        </w:rPr>
        <w:t xml:space="preserve">, </w:t>
      </w:r>
      <w:r w:rsidR="009463AB" w:rsidRPr="00D428DE">
        <w:rPr>
          <w:color w:val="auto"/>
          <w:position w:val="-14"/>
        </w:rPr>
        <w:object w:dxaOrig="1620" w:dyaOrig="420" w14:anchorId="2C0ED284">
          <v:shape id="_x0000_i1057" type="#_x0000_t75" style="width:80.15pt;height:21.55pt" o:ole="">
            <v:imagedata r:id="rId90" o:title=""/>
          </v:shape>
          <o:OLEObject Type="Embed" ProgID="Equation.DSMT4" ShapeID="_x0000_i1057" DrawAspect="Content" ObjectID="_1663603308" r:id="rId91"/>
        </w:object>
      </w:r>
      <w:r w:rsidR="00797A16" w:rsidRPr="003D14C5">
        <w:rPr>
          <w:rPrChange w:id="23" w:author="User" w:date="2020-09-24T15:29:00Z">
            <w:rPr>
              <w:highlight w:val="yellow"/>
            </w:rPr>
          </w:rPrChange>
        </w:rPr>
        <w:t>)</w:t>
      </w:r>
      <w:r w:rsidR="00186DC2" w:rsidRPr="00186DC2">
        <w:t>.</w:t>
      </w:r>
      <w:proofErr w:type="gramEnd"/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58" type="#_x0000_t75" style="width:256.1pt;height:32.65pt" o:ole="">
            <v:imagedata r:id="rId92" o:title=""/>
          </v:shape>
          <o:OLEObject Type="Embed" ProgID="Equation.DSMT4" ShapeID="_x0000_i1058" DrawAspect="Content" ObjectID="_1663603309" r:id="rId93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59" type="#_x0000_t75" style="width:82.4pt;height:21.55pt" o:ole="">
            <v:imagedata r:id="rId94" o:title=""/>
          </v:shape>
          <o:OLEObject Type="Embed" ProgID="Equation.DSMT4" ShapeID="_x0000_i1059" DrawAspect="Content" ObjectID="_1663603310" r:id="rId95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749B09B0" w14:textId="77777777" w:rsidR="002B7F57" w:rsidRDefault="00080ACA" w:rsidP="00ED688D">
      <w:pPr>
        <w:pStyle w:val="ad"/>
        <w:numPr>
          <w:ilvl w:val="0"/>
          <w:numId w:val="2"/>
        </w:numPr>
        <w:spacing w:before="240" w:after="240"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Расчет координат</w:t>
      </w:r>
      <w:r w:rsidR="002B7F57">
        <w:rPr>
          <w:color w:val="auto"/>
          <w:szCs w:val="28"/>
        </w:rPr>
        <w:t xml:space="preserve"> </w:t>
      </w:r>
      <w:r w:rsidRPr="00080ACA">
        <w:rPr>
          <w:color w:val="auto"/>
          <w:position w:val="-12"/>
          <w:szCs w:val="28"/>
          <w:lang w:val="en-US"/>
        </w:rPr>
        <w:object w:dxaOrig="240" w:dyaOrig="300" w14:anchorId="5CE4D6FD">
          <v:shape id="_x0000_i1060" type="#_x0000_t75" style="width:11.9pt;height:14.85pt" o:ole="">
            <v:imagedata r:id="rId96" o:title=""/>
          </v:shape>
          <o:OLEObject Type="Embed" ProgID="Equation.DSMT4" ShapeID="_x0000_i1060" DrawAspect="Content" ObjectID="_1663603311" r:id="rId97"/>
        </w:object>
      </w:r>
      <w:r w:rsidR="002B7F57" w:rsidRPr="002B7F57">
        <w:rPr>
          <w:color w:val="auto"/>
          <w:szCs w:val="28"/>
        </w:rPr>
        <w:t xml:space="preserve"> </w:t>
      </w:r>
      <w:r w:rsidR="002B7F57">
        <w:rPr>
          <w:color w:val="auto"/>
          <w:szCs w:val="28"/>
        </w:rPr>
        <w:t>пространственных элементов, занятых тенью</w:t>
      </w:r>
    </w:p>
    <w:p w14:paraId="7ACFA67C" w14:textId="6B70FB7D" w:rsidR="00080ACA" w:rsidRDefault="00080ACA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</w:t>
      </w:r>
      <w:r w:rsidR="009035DE">
        <w:rPr>
          <w:color w:val="auto"/>
          <w:szCs w:val="28"/>
        </w:rPr>
        <w:t>ов</w:t>
      </w:r>
      <w:r>
        <w:rPr>
          <w:color w:val="auto"/>
          <w:szCs w:val="28"/>
        </w:rPr>
        <w:t>, превышающ</w:t>
      </w:r>
      <w:r w:rsidR="009035DE">
        <w:rPr>
          <w:color w:val="auto"/>
          <w:szCs w:val="28"/>
        </w:rPr>
        <w:t>их</w:t>
      </w:r>
      <w:r>
        <w:rPr>
          <w:color w:val="auto"/>
          <w:szCs w:val="28"/>
        </w:rPr>
        <w:t xml:space="preserve"> минимальную высоту объекта более чем </w:t>
      </w:r>
      <w:r w:rsidRPr="00653541">
        <w:rPr>
          <w:color w:val="auto"/>
          <w:szCs w:val="28"/>
        </w:rPr>
        <w:t xml:space="preserve">на </w:t>
      </w:r>
      <w:r w:rsidRPr="00653541">
        <w:rPr>
          <w:i/>
          <w:color w:val="auto"/>
          <w:szCs w:val="28"/>
        </w:rPr>
        <w:t>два</w:t>
      </w:r>
      <w:r w:rsidRPr="00653541">
        <w:rPr>
          <w:color w:val="auto"/>
          <w:szCs w:val="28"/>
        </w:rPr>
        <w:t xml:space="preserve"> </w:t>
      </w:r>
      <w:r w:rsidR="00FD29BD" w:rsidRPr="00653541">
        <w:rPr>
          <w:color w:val="auto"/>
          <w:szCs w:val="28"/>
        </w:rPr>
        <w:t xml:space="preserve">линейных размера пространственного </w:t>
      </w:r>
      <w:r w:rsidRPr="00653541">
        <w:rPr>
          <w:color w:val="auto"/>
          <w:szCs w:val="28"/>
        </w:rPr>
        <w:t>элемента разрешения</w:t>
      </w:r>
      <w:r>
        <w:rPr>
          <w:color w:val="auto"/>
          <w:szCs w:val="28"/>
        </w:rPr>
        <w:t>:</w:t>
      </w:r>
    </w:p>
    <w:p w14:paraId="0B32E580" w14:textId="77777777" w:rsidR="00080ACA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79" w:dyaOrig="900" w14:anchorId="52188EA3">
          <v:shape id="_x0000_i1061" type="#_x0000_t75" style="width:257.55pt;height:45.3pt" o:ole="">
            <v:imagedata r:id="rId98" o:title=""/>
          </v:shape>
          <o:OLEObject Type="Embed" ProgID="Equation.DSMT4" ShapeID="_x0000_i1061" DrawAspect="Content" ObjectID="_1663603312" r:id="rId99"/>
        </w:object>
      </w:r>
      <w:r w:rsidR="00A13E8B">
        <w:rPr>
          <w:color w:val="auto"/>
        </w:rPr>
        <w:tab/>
      </w:r>
      <w:r w:rsidR="00A13E8B">
        <w:rPr>
          <w:color w:val="auto"/>
        </w:rPr>
        <w:tab/>
      </w:r>
      <w:r w:rsidR="00A13E8B">
        <w:rPr>
          <w:color w:val="auto"/>
        </w:rPr>
        <w:tab/>
        <w:t>(1.3)</w:t>
      </w:r>
    </w:p>
    <w:p w14:paraId="3A9B1C1E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60" w:dyaOrig="380" w14:anchorId="1324DE2E">
          <v:shape id="_x0000_i1062" type="#_x0000_t75" style="width:57.9pt;height:19.3pt" o:ole="">
            <v:imagedata r:id="rId100" o:title=""/>
          </v:shape>
          <o:OLEObject Type="Embed" ProgID="Equation.DSMT4" ShapeID="_x0000_i1062" DrawAspect="Content" ObjectID="_1663603313" r:id="rId101"/>
        </w:object>
      </w:r>
      <w:r>
        <w:rPr>
          <w:color w:val="auto"/>
          <w:szCs w:val="28"/>
        </w:rPr>
        <w:t>, занятых тенью</w:t>
      </w:r>
    </w:p>
    <w:p w14:paraId="6B9282B6" w14:textId="77777777" w:rsidR="00A13E8B" w:rsidRPr="00112039" w:rsidRDefault="00A13E8B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086C51D2">
          <v:shape id="_x0000_i1063" type="#_x0000_t75" style="width:93.55pt;height:43.05pt" o:ole="">
            <v:imagedata r:id="rId102" o:title=""/>
          </v:shape>
          <o:OLEObject Type="Embed" ProgID="Equation.DSMT4" ShapeID="_x0000_i1063" DrawAspect="Content" ObjectID="_1663603314" r:id="rId103"/>
        </w:object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="00112039"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 w:rsidR="00112039">
        <w:rPr>
          <w:color w:val="auto"/>
          <w:szCs w:val="28"/>
        </w:rPr>
        <w:t>1.4</w:t>
      </w:r>
      <w:r w:rsidRPr="00112039">
        <w:rPr>
          <w:color w:val="auto"/>
          <w:szCs w:val="28"/>
        </w:rPr>
        <w:t>)</w:t>
      </w:r>
    </w:p>
    <w:p w14:paraId="6EAD7BD2" w14:textId="0BCA7157" w:rsidR="00112039" w:rsidRDefault="00112039" w:rsidP="00ED688D">
      <w:pPr>
        <w:pStyle w:val="ad"/>
        <w:spacing w:before="240" w:after="240"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 xml:space="preserve">Определение элементов, превышающих минимальную высоту объекта более чем на </w:t>
      </w:r>
      <w:r>
        <w:rPr>
          <w:i/>
          <w:color w:val="auto"/>
          <w:szCs w:val="28"/>
        </w:rPr>
        <w:t>три</w:t>
      </w:r>
      <w:r>
        <w:rPr>
          <w:color w:val="auto"/>
          <w:szCs w:val="28"/>
        </w:rPr>
        <w:t xml:space="preserve"> </w:t>
      </w:r>
      <w:r w:rsidR="00FD29BD">
        <w:rPr>
          <w:color w:val="auto"/>
          <w:szCs w:val="28"/>
        </w:rPr>
        <w:t xml:space="preserve">линейных размера пространственного </w:t>
      </w:r>
      <w:r>
        <w:rPr>
          <w:color w:val="auto"/>
          <w:szCs w:val="28"/>
        </w:rPr>
        <w:t>элемента разрешения:</w:t>
      </w:r>
    </w:p>
    <w:p w14:paraId="1074234C" w14:textId="77777777" w:rsidR="00112039" w:rsidRDefault="00112039" w:rsidP="00ED688D">
      <w:pPr>
        <w:pStyle w:val="ad"/>
        <w:spacing w:before="240" w:after="240" w:line="240" w:lineRule="auto"/>
        <w:ind w:left="0"/>
        <w:jc w:val="right"/>
        <w:rPr>
          <w:color w:val="auto"/>
          <w:szCs w:val="28"/>
        </w:rPr>
      </w:pPr>
      <w:r w:rsidRPr="00112039">
        <w:rPr>
          <w:color w:val="auto"/>
          <w:position w:val="-38"/>
        </w:rPr>
        <w:object w:dxaOrig="5160" w:dyaOrig="900" w14:anchorId="3E8BA73A">
          <v:shape id="_x0000_i1064" type="#_x0000_t75" style="width:257.55pt;height:45.3pt" o:ole="">
            <v:imagedata r:id="rId104" o:title=""/>
          </v:shape>
          <o:OLEObject Type="Embed" ProgID="Equation.DSMT4" ShapeID="_x0000_i1064" DrawAspect="Content" ObjectID="_1663603315" r:id="rId105"/>
        </w:objec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(1.5)</w:t>
      </w:r>
    </w:p>
    <w:p w14:paraId="527AE5C3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Расчет массива координат </w:t>
      </w:r>
      <w:r w:rsidR="00186DC2" w:rsidRPr="00112039">
        <w:rPr>
          <w:color w:val="auto"/>
          <w:position w:val="-12"/>
          <w:szCs w:val="28"/>
          <w:lang w:val="en-US"/>
        </w:rPr>
        <w:object w:dxaOrig="1180" w:dyaOrig="380" w14:anchorId="0E9B2FEB">
          <v:shape id="_x0000_i1065" type="#_x0000_t75" style="width:60.1pt;height:19.3pt" o:ole="">
            <v:imagedata r:id="rId106" o:title=""/>
          </v:shape>
          <o:OLEObject Type="Embed" ProgID="Equation.DSMT4" ShapeID="_x0000_i1065" DrawAspect="Content" ObjectID="_1663603316" r:id="rId107"/>
        </w:object>
      </w:r>
      <w:r>
        <w:rPr>
          <w:color w:val="auto"/>
          <w:szCs w:val="28"/>
        </w:rPr>
        <w:t>, занятых тенью</w:t>
      </w:r>
    </w:p>
    <w:p w14:paraId="4FCD4ACC" w14:textId="77777777" w:rsidR="00112039" w:rsidRPr="00112039" w:rsidRDefault="00112039" w:rsidP="00ED688D">
      <w:pPr>
        <w:pStyle w:val="ad"/>
        <w:spacing w:before="240" w:after="240" w:line="240" w:lineRule="auto"/>
        <w:ind w:left="0" w:firstLine="708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860" w:dyaOrig="859" w14:anchorId="728A07A9">
          <v:shape id="_x0000_i1066" type="#_x0000_t75" style="width:93.55pt;height:43.05pt" o:ole="">
            <v:imagedata r:id="rId108" o:title=""/>
          </v:shape>
          <o:OLEObject Type="Embed" ProgID="Equation.DSMT4" ShapeID="_x0000_i1066" DrawAspect="Content" ObjectID="_1663603317" r:id="rId109"/>
        </w:object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112039">
        <w:rPr>
          <w:color w:val="auto"/>
          <w:szCs w:val="28"/>
        </w:rPr>
        <w:t>(</w:t>
      </w:r>
      <w:r>
        <w:rPr>
          <w:color w:val="auto"/>
          <w:szCs w:val="28"/>
        </w:rPr>
        <w:t>1.6</w:t>
      </w:r>
      <w:r w:rsidRPr="00112039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67" type="#_x0000_t75" style="width:161.8pt;height:40.1pt" o:ole="">
            <v:imagedata r:id="rId110" o:title=""/>
          </v:shape>
          <o:OLEObject Type="Embed" ProgID="Equation.DSMT4" ShapeID="_x0000_i1067" DrawAspect="Content" ObjectID="_1663603318" r:id="rId11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68" type="#_x0000_t75" style="width:54.2pt;height:39.35pt" o:ole="">
            <v:imagedata r:id="rId112" o:title=""/>
          </v:shape>
          <o:OLEObject Type="Embed" ProgID="Equation.DSMT4" ShapeID="_x0000_i1068" DrawAspect="Content" ObjectID="_1663603319" r:id="rId11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731FB1CB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24" w:author="User" w:date="2020-09-24T15:00:00Z">
        <w:r w:rsidR="003D14C5">
          <w:rPr>
            <w:szCs w:val="28"/>
          </w:rPr>
          <w:t xml:space="preserve">временного интервала, соответствующего </w:t>
        </w:r>
      </w:ins>
      <w:del w:id="25" w:author="User" w:date="2020-09-24T15:00:00Z">
        <w:r w:rsidRPr="005D2A4E" w:rsidDel="003D14C5">
          <w:rPr>
            <w:szCs w:val="28"/>
            <w:highlight w:val="yellow"/>
          </w:rPr>
          <w:delText xml:space="preserve">временной </w:delText>
        </w:r>
      </w:del>
      <w:del w:id="26" w:author="User" w:date="2020-09-24T15:01:00Z">
        <w:r w:rsidRPr="005D2A4E" w:rsidDel="003D14C5">
          <w:rPr>
            <w:szCs w:val="28"/>
            <w:highlight w:val="yellow"/>
          </w:rPr>
          <w:delText>развертки</w:delText>
        </w:r>
        <w:r w:rsidRPr="00936066" w:rsidDel="003D14C5">
          <w:rPr>
            <w:szCs w:val="28"/>
          </w:rPr>
          <w:delText xml:space="preserve"> по </w:delText>
        </w:r>
      </w:del>
      <w:ins w:id="27" w:author="User" w:date="2020-09-24T15:01:00Z">
        <w:r w:rsidR="003D14C5">
          <w:rPr>
            <w:szCs w:val="28"/>
          </w:rPr>
          <w:t xml:space="preserve">протяжённости по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77777777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69" type="#_x0000_t75" style="width:124.7pt;height:37.1pt" o:ole="">
            <v:imagedata r:id="rId114" o:title=""/>
          </v:shape>
          <o:OLEObject Type="Embed" ProgID="Equation.DSMT4" ShapeID="_x0000_i1069" DrawAspect="Content" ObjectID="_1663603320" r:id="rId11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70" type="#_x0000_t75" style="width:96.5pt;height:40.1pt" o:ole="">
            <v:imagedata r:id="rId116" o:title=""/>
          </v:shape>
          <o:OLEObject Type="Embed" ProgID="Equation.DSMT4" ShapeID="_x0000_i1070" DrawAspect="Content" ObjectID="_1663603321" r:id="rId11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71" type="#_x0000_t75" style="width:97.25pt;height:40.1pt" o:ole="">
            <v:imagedata r:id="rId118" o:title=""/>
          </v:shape>
          <o:OLEObject Type="Embed" ProgID="Equation.DSMT4" ShapeID="_x0000_i1071" DrawAspect="Content" ObjectID="_1663603322" r:id="rId11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23DD9BF9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72" type="#_x0000_t75" style="width:100.95pt;height:40.1pt" o:ole="">
            <v:imagedata r:id="rId120" o:title=""/>
          </v:shape>
          <o:OLEObject Type="Embed" ProgID="Equation.3" ShapeID="_x0000_i1072" DrawAspect="Content" ObjectID="_1663603323" r:id="rId12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73" type="#_x0000_t75" style="width:78.7pt;height:21.55pt" o:ole="">
            <v:imagedata r:id="rId122" o:title=""/>
          </v:shape>
          <o:OLEObject Type="Embed" ProgID="Equation.DSMT4" ShapeID="_x0000_i1073" DrawAspect="Content" ObjectID="_1663603324" r:id="rId123"/>
        </w:object>
      </w:r>
      <w:r>
        <w:rPr>
          <w:szCs w:val="28"/>
        </w:rPr>
        <w:t>);</w:t>
      </w:r>
      <w:proofErr w:type="gramEnd"/>
    </w:p>
    <w:p w14:paraId="351FCA2D" w14:textId="5AEF070A" w:rsidR="00385587" w:rsidRPr="00233133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 w:rsidRPr="00653541">
        <w:rPr>
          <w:szCs w:val="28"/>
        </w:rPr>
        <w:noBreakHyphen/>
        <w:t xml:space="preserve"> значение </w:t>
      </w:r>
      <w:del w:id="28" w:author="User" w:date="2020-09-24T16:37:00Z">
        <w:r w:rsidRPr="00653541" w:rsidDel="00D428DE">
          <w:rPr>
            <w:szCs w:val="28"/>
          </w:rPr>
          <w:delText xml:space="preserve">фазы </w:delText>
        </w:r>
      </w:del>
      <w:ins w:id="29" w:author="User" w:date="2020-09-24T16:37:00Z">
        <w:r w:rsidR="00D428DE" w:rsidRPr="00653541">
          <w:rPr>
            <w:szCs w:val="28"/>
          </w:rPr>
          <w:t>фазового</w:t>
        </w:r>
      </w:ins>
      <w:ins w:id="30" w:author="User" w:date="2020-09-24T16:38:00Z">
        <w:r w:rsidR="00D428DE" w:rsidRPr="00653541">
          <w:rPr>
            <w:szCs w:val="28"/>
          </w:rPr>
          <w:t xml:space="preserve"> множителя, соответствующего </w:t>
        </w:r>
      </w:ins>
      <w:ins w:id="31" w:author="User" w:date="2020-09-24T16:37:00Z">
        <w:r w:rsidR="00D428DE" w:rsidRPr="00653541">
          <w:rPr>
            <w:szCs w:val="28"/>
          </w:rPr>
          <w:t xml:space="preserve"> </w:t>
        </w:r>
      </w:ins>
      <w:del w:id="32" w:author="User" w:date="2020-09-24T16:38:00Z">
        <w:r w:rsidRPr="00653541" w:rsidDel="00D428DE">
          <w:rPr>
            <w:szCs w:val="28"/>
          </w:rPr>
          <w:delText xml:space="preserve">переотражения </w:delText>
        </w:r>
      </w:del>
      <w:ins w:id="33" w:author="User" w:date="2020-09-24T16:38:00Z">
        <w:r w:rsidR="00D428DE" w:rsidRPr="00653541">
          <w:rPr>
            <w:szCs w:val="28"/>
          </w:rPr>
          <w:t xml:space="preserve">отражению сигнала  </w:t>
        </w:r>
      </w:ins>
      <w:del w:id="34" w:author="User" w:date="2020-09-24T16:38:00Z">
        <w:r w:rsidR="00FF5412" w:rsidRPr="00653541" w:rsidDel="00D428DE">
          <w:rPr>
            <w:szCs w:val="28"/>
          </w:rPr>
          <w:delText xml:space="preserve">для </w:delText>
        </w:r>
      </w:del>
      <w:ins w:id="35" w:author="User" w:date="2020-09-24T16:38:00Z">
        <w:r w:rsidR="00D428DE" w:rsidRPr="00653541">
          <w:rPr>
            <w:szCs w:val="28"/>
          </w:rPr>
          <w:t xml:space="preserve">в </w:t>
        </w:r>
      </w:ins>
      <w:r w:rsidR="00FF5412" w:rsidRPr="00653541">
        <w:rPr>
          <w:i/>
          <w:szCs w:val="28"/>
          <w:lang w:val="en-US"/>
        </w:rPr>
        <w:t>k</w:t>
      </w:r>
      <w:r w:rsidR="00FF5412" w:rsidRPr="00653541">
        <w:rPr>
          <w:szCs w:val="28"/>
        </w:rPr>
        <w:t>-</w:t>
      </w:r>
      <w:del w:id="36" w:author="User" w:date="2020-09-24T16:38:00Z">
        <w:r w:rsidR="00FF5412" w:rsidRPr="00653541" w:rsidDel="00D428DE">
          <w:rPr>
            <w:szCs w:val="28"/>
          </w:rPr>
          <w:delText xml:space="preserve">го </w:delText>
        </w:r>
      </w:del>
      <w:ins w:id="37" w:author="User" w:date="2020-09-24T16:38:00Z">
        <w:r w:rsidR="00D428DE" w:rsidRPr="00653541">
          <w:rPr>
            <w:szCs w:val="28"/>
          </w:rPr>
          <w:t xml:space="preserve">ом </w:t>
        </w:r>
      </w:ins>
      <w:r w:rsidR="00FF5412" w:rsidRPr="00653541">
        <w:rPr>
          <w:szCs w:val="28"/>
        </w:rPr>
        <w:t>период</w:t>
      </w:r>
      <w:ins w:id="38" w:author="User" w:date="2020-09-24T16:38:00Z">
        <w:r w:rsidR="00D428DE" w:rsidRPr="00653541">
          <w:rPr>
            <w:szCs w:val="28"/>
          </w:rPr>
          <w:t>е</w:t>
        </w:r>
      </w:ins>
      <w:del w:id="39" w:author="User" w:date="2020-09-24T16:38:00Z">
        <w:r w:rsidR="00FF5412" w:rsidRPr="00653541" w:rsidDel="00D428DE">
          <w:rPr>
            <w:szCs w:val="28"/>
          </w:rPr>
          <w:delText>а</w:delText>
        </w:r>
      </w:del>
      <w:r w:rsidR="00FF5412" w:rsidRPr="00653541">
        <w:rPr>
          <w:szCs w:val="28"/>
        </w:rPr>
        <w:t xml:space="preserve"> повторения </w:t>
      </w:r>
      <w:r w:rsidR="00FF5412" w:rsidRPr="00653541">
        <w:rPr>
          <w:position w:val="-16"/>
          <w:szCs w:val="28"/>
        </w:rPr>
        <w:object w:dxaOrig="360" w:dyaOrig="420" w14:anchorId="50A77388">
          <v:shape id="_x0000_i1074" type="#_x0000_t75" style="width:17.8pt;height:21.55pt" o:ole="">
            <v:imagedata r:id="rId124" o:title=""/>
          </v:shape>
          <o:OLEObject Type="Embed" ProgID="Equation.DSMT4" ShapeID="_x0000_i1074" DrawAspect="Content" ObjectID="_1663603325" r:id="rId125"/>
        </w:object>
      </w:r>
      <w:r w:rsidR="00233133" w:rsidRPr="00653541">
        <w:rPr>
          <w:szCs w:val="28"/>
        </w:rPr>
        <w:t>;</w:t>
      </w:r>
    </w:p>
    <w:p w14:paraId="1F9BFC36" w14:textId="77777777" w:rsidR="002E7679" w:rsidRPr="002E7679" w:rsidRDefault="0023313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 w14:anchorId="4308004C">
          <v:shape id="_x0000_i1075" type="#_x0000_t75" style="width:83.9pt;height:25.25pt" o:ole="">
            <v:imagedata r:id="rId126" o:title=""/>
          </v:shape>
          <o:OLEObject Type="Embed" ProgID="Equation.DSMT4" ShapeID="_x0000_i1075" DrawAspect="Content" ObjectID="_1663603326" r:id="rId127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76" type="#_x0000_t75" style="width:183.35pt;height:94.25pt" o:ole="">
            <v:imagedata r:id="rId128" o:title=""/>
          </v:shape>
          <o:OLEObject Type="Embed" ProgID="Equation.DSMT4" ShapeID="_x0000_i1076" DrawAspect="Content" ObjectID="_1663603327" r:id="rId129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77777777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14:paraId="0BE6E1EB" w14:textId="77777777" w:rsidR="008D75B8" w:rsidRPr="00936066" w:rsidRDefault="008D75B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 w14:anchorId="5F43598F">
          <v:shape id="_x0000_i1077" type="#_x0000_t75" style="width:255.35pt;height:32.65pt" o:ole="">
            <v:imagedata r:id="rId130" o:title=""/>
          </v:shape>
          <o:OLEObject Type="Embed" ProgID="Equation.DSMT4" ShapeID="_x0000_i1077" DrawAspect="Content" ObjectID="_1663603328" r:id="rId13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Pr="00936066">
        <w:rPr>
          <w:color w:val="auto"/>
          <w:szCs w:val="28"/>
        </w:rPr>
        <w:t>)</w:t>
      </w:r>
    </w:p>
    <w:p w14:paraId="3375BB1B" w14:textId="77777777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14:paraId="4697C044" w14:textId="77777777" w:rsidR="00A425D9" w:rsidRPr="001B66C7" w:rsidRDefault="000E2D2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 w14:anchorId="35CF9D8A">
          <v:shape id="_x0000_i1078" type="#_x0000_t75" style="width:113.55pt;height:43.05pt" o:ole="">
            <v:imagedata r:id="rId132" o:title=""/>
          </v:shape>
          <o:OLEObject Type="Embed" ProgID="Equation.DSMT4" ShapeID="_x0000_i1078" DrawAspect="Content" ObjectID="_1663603329" r:id="rId13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6B7D927" w14:textId="4C069CEB" w:rsidR="008C4543" w:rsidRDefault="008C4543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 xml:space="preserve">На рисунке 1.3 </w:t>
      </w:r>
      <w:ins w:id="40" w:author="User" w:date="2020-09-24T15:41:00Z">
        <w:r w:rsidR="007B6FE1">
          <w:rPr>
            <w:szCs w:val="28"/>
          </w:rPr>
          <w:t xml:space="preserve">в качестве примера </w:t>
        </w:r>
      </w:ins>
      <w:r>
        <w:rPr>
          <w:szCs w:val="28"/>
        </w:rPr>
        <w:t>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14:paraId="16128EF4" w14:textId="25DF206A" w:rsidR="008C4543" w:rsidRPr="00C651F0" w:rsidRDefault="00BF5472" w:rsidP="00ED688D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 wp14:anchorId="7BEB5809" wp14:editId="294D4A3A">
            <wp:extent cx="5748052" cy="4399472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6165" r="7021" b="2968"/>
                    <a:stretch/>
                  </pic:blipFill>
                  <pic:spPr bwMode="auto">
                    <a:xfrm>
                      <a:off x="0" y="0"/>
                      <a:ext cx="5752006" cy="44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DBB0" w14:textId="6CF73A74" w:rsidR="008C4543" w:rsidRDefault="008C4543" w:rsidP="00ED688D">
      <w:pPr>
        <w:pStyle w:val="ad"/>
        <w:spacing w:line="240" w:lineRule="auto"/>
        <w:ind w:left="0" w:firstLine="0"/>
        <w:jc w:val="center"/>
        <w:rPr>
          <w:ins w:id="41" w:author="User" w:date="2020-09-24T16:37:00Z"/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14:paraId="638A5A7E" w14:textId="77777777" w:rsidR="00D428DE" w:rsidRDefault="00D428DE" w:rsidP="00ED688D">
      <w:pPr>
        <w:pStyle w:val="ad"/>
        <w:spacing w:line="240" w:lineRule="auto"/>
        <w:ind w:left="0" w:firstLine="0"/>
        <w:jc w:val="center"/>
        <w:rPr>
          <w:szCs w:val="28"/>
        </w:rPr>
      </w:pPr>
    </w:p>
    <w:p w14:paraId="45B2DFDB" w14:textId="77777777" w:rsidR="008C4543" w:rsidRPr="00D80849" w:rsidRDefault="008C4543" w:rsidP="00ED688D">
      <w:pPr>
        <w:pStyle w:val="ad"/>
        <w:spacing w:before="240" w:line="240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 w14:anchorId="69323DA5">
          <v:shape id="_x0000_i1079" type="#_x0000_t75" style="width:21.55pt;height:17.8pt" o:ole="">
            <v:imagedata r:id="rId135" o:title=""/>
          </v:shape>
          <o:OLEObject Type="Embed" ProgID="Equation.DSMT4" ShapeID="_x0000_i1079" DrawAspect="Content" ObjectID="_1663603330" r:id="rId13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 w14:anchorId="4773DF2C">
          <v:shape id="_x0000_i1080" type="#_x0000_t75" style="width:14.85pt;height:17.8pt" o:ole="">
            <v:imagedata r:id="rId56" o:title=""/>
          </v:shape>
          <o:OLEObject Type="Embed" ProgID="Equation.DSMT4" ShapeID="_x0000_i1080" DrawAspect="Content" ObjectID="_1663603331" r:id="rId13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 w14:anchorId="43457AF8">
          <v:shape id="_x0000_i1081" type="#_x0000_t75" style="width:14.85pt;height:17.8pt" o:ole="">
            <v:imagedata r:id="rId58" o:title=""/>
          </v:shape>
          <o:OLEObject Type="Embed" ProgID="Equation.DSMT4" ShapeID="_x0000_i1081" DrawAspect="Content" ObjectID="_1663603332" r:id="rId13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 w14:anchorId="5B8B49B8">
          <v:shape id="_x0000_i1082" type="#_x0000_t75" style="width:14.1pt;height:17.8pt" o:ole="">
            <v:imagedata r:id="rId60" o:title=""/>
          </v:shape>
          <o:OLEObject Type="Embed" ProgID="Equation.DSMT4" ShapeID="_x0000_i1082" DrawAspect="Content" ObjectID="_1663603333" r:id="rId13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 w14:anchorId="0997F894">
          <v:shape id="_x0000_i1083" type="#_x0000_t75" style="width:24.5pt;height:21.55pt" o:ole="">
            <v:imagedata r:id="rId66" o:title=""/>
          </v:shape>
          <o:OLEObject Type="Embed" ProgID="Equation.DSMT4" ShapeID="_x0000_i1083" DrawAspect="Content" ObjectID="_1663603334" r:id="rId14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 w14:anchorId="26280C5A">
          <v:shape id="_x0000_i1084" type="#_x0000_t75" style="width:17.8pt;height:21.55pt" o:ole="">
            <v:imagedata r:id="rId141" o:title=""/>
          </v:shape>
          <o:OLEObject Type="Embed" ProgID="Equation.DSMT4" ShapeID="_x0000_i1084" DrawAspect="Content" ObjectID="_1663603335" r:id="rId142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 w14:anchorId="696E9037">
          <v:shape id="_x0000_i1085" type="#_x0000_t75" style="width:11.9pt;height:14.85pt" o:ole="">
            <v:imagedata r:id="rId143" o:title=""/>
          </v:shape>
          <o:OLEObject Type="Embed" ProgID="Equation.DSMT4" ShapeID="_x0000_i1085" DrawAspect="Content" ObjectID="_1663603336" r:id="rId14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 w14:anchorId="519F7EAC">
          <v:shape id="_x0000_i1086" type="#_x0000_t75" style="width:21.55pt;height:21.55pt" o:ole="">
            <v:imagedata r:id="rId145" o:title=""/>
          </v:shape>
          <o:OLEObject Type="Embed" ProgID="Equation.DSMT4" ShapeID="_x0000_i1086" DrawAspect="Content" ObjectID="_1663603337" r:id="rId14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14:paraId="7A42A421" w14:textId="77777777" w:rsidR="00A425D9" w:rsidRPr="00936066" w:rsidRDefault="000F01A3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 w14:anchorId="6ECB6D84">
          <v:shape id="_x0000_i1087" type="#_x0000_t75" style="width:66.8pt;height:27.45pt" o:ole="">
            <v:imagedata r:id="rId147" o:title=""/>
          </v:shape>
          <o:OLEObject Type="Embed" ProgID="Equation.DSMT4" ShapeID="_x0000_i1087" DrawAspect="Content" ObjectID="_1663603338" r:id="rId148"/>
        </w:object>
      </w:r>
    </w:p>
    <w:p w14:paraId="699F8271" w14:textId="77777777" w:rsidR="000F01A3" w:rsidRPr="00936066" w:rsidRDefault="009C45C2" w:rsidP="00ED688D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 w14:anchorId="0D35436A">
          <v:shape id="_x0000_i1088" type="#_x0000_t75" style="width:215.25pt;height:50.45pt" o:ole="">
            <v:imagedata r:id="rId149" o:title=""/>
          </v:shape>
          <o:OLEObject Type="Embed" ProgID="Equation.DSMT4" ShapeID="_x0000_i1088" DrawAspect="Content" ObjectID="_1663603339" r:id="rId15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CF3C46">
        <w:rPr>
          <w:snapToGrid w:val="0"/>
          <w:color w:val="auto"/>
          <w:szCs w:val="28"/>
        </w:rPr>
        <w:t>6</w:t>
      </w:r>
      <w:r w:rsidR="00B77BF8" w:rsidRPr="00936066">
        <w:rPr>
          <w:snapToGrid w:val="0"/>
          <w:color w:val="auto"/>
          <w:szCs w:val="28"/>
        </w:rPr>
        <w:t>)</w:t>
      </w:r>
    </w:p>
    <w:p w14:paraId="275C1E04" w14:textId="77777777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 w14:anchorId="4F67E0B2">
          <v:shape id="_x0000_i1089" type="#_x0000_t75" style="width:84.6pt;height:39.35pt" o:ole="">
            <v:imagedata r:id="rId151" o:title=""/>
          </v:shape>
          <o:OLEObject Type="Embed" ProgID="Equation.DSMT4" ShapeID="_x0000_i1089" DrawAspect="Content" ObjectID="_1663603340" r:id="rId15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 w14:anchorId="5F23E66D">
          <v:shape id="_x0000_i1090" type="#_x0000_t75" style="width:357.75pt;height:91.3pt" o:ole="">
            <v:imagedata r:id="rId153" o:title=""/>
          </v:shape>
          <o:OLEObject Type="Embed" ProgID="Equation.DSMT4" ShapeID="_x0000_i1090" DrawAspect="Content" ObjectID="_1663603341" r:id="rId15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2D20DA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 w14:anchorId="7F4BD4A9">
          <v:shape id="_x0000_i1091" type="#_x0000_t75" style="width:135.85pt;height:45.3pt" o:ole="">
            <v:imagedata r:id="rId155" o:title=""/>
          </v:shape>
          <o:OLEObject Type="Embed" ProgID="Equation.DSMT4" ShapeID="_x0000_i1091" DrawAspect="Content" ObjectID="_1663603342" r:id="rId15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77777777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77777777" w:rsidR="00E6515D" w:rsidRDefault="00EC1EF2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7820" w14:anchorId="1B2A5B45">
          <v:shape id="_x0000_i1092" type="#_x0000_t75" style="width:434.25pt;height:297.65pt" o:ole="">
            <v:imagedata r:id="rId157" o:title="" cropbottom="22594f"/>
          </v:shape>
          <o:OLEObject Type="Embed" ProgID="Visio.Drawing.11" ShapeID="_x0000_i1092" DrawAspect="Content" ObjectID="_1663603343" r:id="rId158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42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 w14:anchorId="42FC33EB">
          <v:shape id="_x0000_i1093" type="#_x0000_t75" style="width:43.05pt;height:21.55pt" o:ole="">
            <v:imagedata r:id="rId159" o:title=""/>
          </v:shape>
          <o:OLEObject Type="Embed" ProgID="Equation.DSMT4" ShapeID="_x0000_i1093" DrawAspect="Content" ObjectID="_1663603344" r:id="rId16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77777777" w:rsidR="002D20DA" w:rsidRPr="002D20DA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094" type="#_x0000_t75" style="width:41.55pt;height:21.55pt" o:ole="">
            <v:imagedata r:id="rId161" o:title=""/>
          </v:shape>
          <o:OLEObject Type="Embed" ProgID="Equation.DSMT4" ShapeID="_x0000_i1094" DrawAspect="Content" ObjectID="_1663603345" r:id="rId16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095" type="#_x0000_t75" style="width:14.1pt;height:17.8pt" o:ole="">
            <v:imagedata r:id="rId163" o:title=""/>
          </v:shape>
          <o:OLEObject Type="Embed" ProgID="Equation.DSMT4" ShapeID="_x0000_i1095" DrawAspect="Content" ObjectID="_1663603346" r:id="rId16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 w14:anchorId="338D9AB1">
          <v:shape id="_x0000_i1096" type="#_x0000_t75" style="width:21.55pt;height:21.55pt" o:ole="">
            <v:imagedata r:id="rId165" o:title=""/>
          </v:shape>
          <o:OLEObject Type="Embed" ProgID="Equation.DSMT4" ShapeID="_x0000_i1096" DrawAspect="Content" ObjectID="_1663603347" r:id="rId16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 w14:anchorId="5A743810">
          <v:shape id="_x0000_i1097" type="#_x0000_t75" style="width:66.8pt;height:21.55pt" o:ole="">
            <v:imagedata r:id="rId167" o:title=""/>
          </v:shape>
          <o:OLEObject Type="Embed" ProgID="Equation.DSMT4" ShapeID="_x0000_i1097" DrawAspect="Content" ObjectID="_1663603348" r:id="rId16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ED688D" w:rsidRPr="00ED688D">
        <w:rPr>
          <w:color w:val="auto"/>
          <w:position w:val="-16"/>
          <w:szCs w:val="28"/>
        </w:rPr>
        <w:object w:dxaOrig="859" w:dyaOrig="420" w14:anchorId="3797ADC2">
          <v:shape id="_x0000_i1098" type="#_x0000_t75" style="width:43.05pt;height:21.55pt" o:ole="">
            <v:imagedata r:id="rId169" o:title=""/>
          </v:shape>
          <o:OLEObject Type="Embed" ProgID="Equation.DSMT4" ShapeID="_x0000_i1098" DrawAspect="Content" ObjectID="_1663603349" r:id="rId170"/>
        </w:object>
      </w:r>
      <w:r w:rsidR="00CA3E47">
        <w:rPr>
          <w:color w:val="auto"/>
          <w:szCs w:val="28"/>
        </w:rPr>
        <w:t>.</w:t>
      </w:r>
    </w:p>
    <w:p w14:paraId="7D8D3ADE" w14:textId="44053393" w:rsidR="002D20DA" w:rsidRDefault="00CA3E4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Реальная квадратура отраженного ЛЧМ импульса на временной развертке по дальности приведена </w:t>
      </w:r>
      <w:ins w:id="43" w:author="User" w:date="2020-09-24T15:43:00Z">
        <w:r w:rsidR="007B6FE1">
          <w:rPr>
            <w:color w:val="auto"/>
            <w:szCs w:val="28"/>
          </w:rPr>
          <w:t xml:space="preserve">в качестве примера </w:t>
        </w:r>
      </w:ins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14:paraId="2E186397" w14:textId="77777777" w:rsidR="00CA3E47" w:rsidRPr="00C3245F" w:rsidRDefault="007A694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50F1AD30" wp14:editId="628DEFB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164F4" w14:textId="77777777" w:rsidR="00CA3E47" w:rsidRPr="007778F6" w:rsidRDefault="007778F6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 w14:anchorId="7A3315AD">
          <v:shape id="_x0000_i1099" type="#_x0000_t75" style="width:25.25pt;height:17.8pt" o:ole="">
            <v:imagedata r:id="rId172" o:title=""/>
          </v:shape>
          <o:OLEObject Type="Embed" ProgID="Equation.DSMT4" ShapeID="_x0000_i1099" DrawAspect="Content" ObjectID="_1663603350" r:id="rId173"/>
        </w:object>
      </w:r>
      <w:r>
        <w:t xml:space="preserve"> </w:t>
      </w:r>
      <w:r w:rsidRPr="00D428DE">
        <w:t xml:space="preserve">= </w:t>
      </w:r>
      <w:r w:rsidRPr="00D428DE">
        <w:rPr>
          <w:rPrChange w:id="44" w:author="User" w:date="2020-09-24T15:49:00Z">
            <w:rPr>
              <w:highlight w:val="yellow"/>
            </w:rPr>
          </w:rPrChange>
        </w:rPr>
        <w:t>50 МГц</w:t>
      </w:r>
      <w:r w:rsidRPr="00D428DE">
        <w:t xml:space="preserve">, </w:t>
      </w:r>
      <w:r w:rsidRPr="00D428DE">
        <w:rPr>
          <w:position w:val="-12"/>
        </w:rPr>
        <w:object w:dxaOrig="279" w:dyaOrig="380" w14:anchorId="14D37CE5">
          <v:shape id="_x0000_i1100" type="#_x0000_t75" style="width:14.1pt;height:17.8pt" o:ole="">
            <v:imagedata r:id="rId174" o:title=""/>
          </v:shape>
          <o:OLEObject Type="Embed" ProgID="Equation.DSMT4" ShapeID="_x0000_i1100" DrawAspect="Content" ObjectID="_1663603351" r:id="rId175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 w14:anchorId="106B182A">
          <v:shape id="_x0000_i1101" type="#_x0000_t75" style="width:20.05pt;height:17.8pt" o:ole="">
            <v:imagedata r:id="rId176" o:title=""/>
          </v:shape>
          <o:OLEObject Type="Embed" ProgID="Equation.DSMT4" ShapeID="_x0000_i1101" DrawAspect="Content" ObjectID="_1663603352" r:id="rId177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 w14:anchorId="778AB4DB">
          <v:shape id="_x0000_i1102" type="#_x0000_t75" style="width:21.55pt;height:17.8pt" o:ole="">
            <v:imagedata r:id="rId178" o:title=""/>
          </v:shape>
          <o:OLEObject Type="Embed" ProgID="Equation.DSMT4" ShapeID="_x0000_i1102" DrawAspect="Content" ObjectID="_1663603353" r:id="rId179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14:paraId="487AE152" w14:textId="77777777" w:rsidR="005E74A7" w:rsidRDefault="005E74A7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14:paraId="2D22EA38" w14:textId="14C60F74" w:rsidR="00E6515D" w:rsidRDefault="007778F6" w:rsidP="00ED688D">
      <w:pPr>
        <w:pStyle w:val="ad"/>
        <w:spacing w:line="240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</w:t>
      </w:r>
      <w:ins w:id="45" w:author="User" w:date="2020-09-24T15:42:00Z">
        <w:r w:rsidR="007B6FE1">
          <w:rPr>
            <w:color w:val="auto"/>
            <w:szCs w:val="28"/>
          </w:rPr>
          <w:t>,</w:t>
        </w:r>
      </w:ins>
      <w:r w:rsidR="009463AB">
        <w:rPr>
          <w:color w:val="auto"/>
          <w:szCs w:val="28"/>
        </w:rPr>
        <w:t xml:space="preserve"> равно</w:t>
      </w:r>
      <w:ins w:id="46" w:author="User" w:date="2020-09-24T15:42:00Z">
        <w:r w:rsidR="007B6FE1">
          <w:rPr>
            <w:color w:val="auto"/>
            <w:szCs w:val="28"/>
          </w:rPr>
          <w:t>го</w:t>
        </w:r>
      </w:ins>
      <w:del w:id="47" w:author="User" w:date="2020-09-24T15:42:00Z">
        <w:r w:rsidR="009463AB" w:rsidDel="007B6FE1">
          <w:rPr>
            <w:color w:val="auto"/>
            <w:szCs w:val="28"/>
          </w:rPr>
          <w:delText>му</w:delText>
        </w:r>
      </w:del>
      <w:r w:rsidR="009463AB">
        <w:rPr>
          <w:color w:val="auto"/>
          <w:szCs w:val="28"/>
        </w:rPr>
        <w:t xml:space="preserve"> 4 </w:t>
      </w:r>
      <w:proofErr w:type="spellStart"/>
      <w:r w:rsidR="009463AB">
        <w:rPr>
          <w:color w:val="auto"/>
          <w:szCs w:val="28"/>
        </w:rPr>
        <w:t>мкс</w:t>
      </w:r>
      <w:proofErr w:type="spellEnd"/>
      <w:r w:rsidR="009463AB">
        <w:rPr>
          <w:color w:val="auto"/>
          <w:szCs w:val="28"/>
        </w:rPr>
        <w:t>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 w14:anchorId="1F493F34">
          <v:shape id="_x0000_i1103" type="#_x0000_t75" style="width:50.45pt;height:17.8pt" o:ole="">
            <v:imagedata r:id="rId180" o:title=""/>
          </v:shape>
          <o:OLEObject Type="Embed" ProgID="Equation.DSMT4" ShapeID="_x0000_i1103" DrawAspect="Content" ObjectID="_1663603354" r:id="rId18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 w14:anchorId="580A7B4A">
          <v:shape id="_x0000_i1104" type="#_x0000_t75" style="width:43.05pt;height:17.8pt" o:ole="">
            <v:imagedata r:id="rId182" o:title=""/>
          </v:shape>
          <o:OLEObject Type="Embed" ProgID="Equation.DSMT4" ShapeID="_x0000_i1104" DrawAspect="Content" ObjectID="_1663603355" r:id="rId183"/>
        </w:object>
      </w:r>
      <w:r w:rsidR="00054916">
        <w:t>.</w:t>
      </w:r>
    </w:p>
    <w:p w14:paraId="2F80419C" w14:textId="77777777" w:rsidR="002E7679" w:rsidRPr="00D428DE" w:rsidRDefault="002E7679" w:rsidP="00ED688D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  <w:rPrChange w:id="48" w:author="User" w:date="2020-09-24T15:49:00Z">
            <w:rPr>
              <w:color w:val="auto"/>
              <w:szCs w:val="28"/>
              <w:highlight w:val="yellow"/>
            </w:rPr>
          </w:rPrChange>
        </w:rPr>
      </w:pPr>
      <w:r w:rsidRPr="00D428DE">
        <w:rPr>
          <w:rPrChange w:id="49" w:author="User" w:date="2020-09-24T15:49:00Z">
            <w:rPr>
              <w:highlight w:val="yellow"/>
            </w:rPr>
          </w:rPrChange>
        </w:rPr>
        <w:t>Расчет координат</w:t>
      </w:r>
      <w:r w:rsidR="00006EF9" w:rsidRPr="00D428DE">
        <w:rPr>
          <w:rPrChange w:id="50" w:author="User" w:date="2020-09-24T15:49:00Z">
            <w:rPr>
              <w:highlight w:val="yellow"/>
            </w:rPr>
          </w:rPrChange>
        </w:rPr>
        <w:t xml:space="preserve">ы </w:t>
      </w:r>
      <w:r w:rsidR="00006EF9" w:rsidRPr="00D428DE">
        <w:rPr>
          <w:lang w:val="en-US"/>
          <w:rPrChange w:id="51" w:author="User" w:date="2020-09-24T15:49:00Z">
            <w:rPr>
              <w:highlight w:val="yellow"/>
              <w:lang w:val="en-US"/>
            </w:rPr>
          </w:rPrChange>
        </w:rPr>
        <w:t>x</w:t>
      </w:r>
      <w:r w:rsidRPr="00D428DE">
        <w:rPr>
          <w:rPrChange w:id="52" w:author="User" w:date="2020-09-24T15:49:00Z">
            <w:rPr>
              <w:highlight w:val="yellow"/>
            </w:rPr>
          </w:rPrChange>
        </w:rPr>
        <w:t xml:space="preserve"> пространст</w:t>
      </w:r>
      <w:r w:rsidR="00006EF9" w:rsidRPr="00D428DE">
        <w:rPr>
          <w:rPrChange w:id="53" w:author="User" w:date="2020-09-24T15:49:00Z">
            <w:rPr>
              <w:highlight w:val="yellow"/>
            </w:rPr>
          </w:rPrChange>
        </w:rPr>
        <w:t>венных элементов, занятых тенью</w:t>
      </w:r>
    </w:p>
    <w:p w14:paraId="6661BA49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1980" w:dyaOrig="859" w14:anchorId="2528B813">
          <v:shape id="_x0000_i1105" type="#_x0000_t75" style="width:98.7pt;height:43.05pt" o:ole="">
            <v:imagedata r:id="rId184" o:title=""/>
          </v:shape>
          <o:OLEObject Type="Embed" ProgID="Equation.DSMT4" ShapeID="_x0000_i1105" DrawAspect="Content" ObjectID="_1663603356" r:id="rId185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0277D" w:rsidRPr="008777A2">
        <w:rPr>
          <w:color w:val="auto"/>
          <w:szCs w:val="28"/>
        </w:rPr>
        <w:t>(</w:t>
      </w:r>
      <w:r>
        <w:rPr>
          <w:color w:val="auto"/>
          <w:szCs w:val="28"/>
          <w:lang w:val="en-US"/>
        </w:rPr>
        <w:t>1.20</w:t>
      </w:r>
      <w:r w:rsidR="0090277D" w:rsidRPr="008777A2">
        <w:rPr>
          <w:color w:val="auto"/>
          <w:szCs w:val="28"/>
        </w:rPr>
        <w:t>)</w:t>
      </w:r>
    </w:p>
    <w:p w14:paraId="4E3480B3" w14:textId="77777777" w:rsidR="002E7679" w:rsidRPr="008777A2" w:rsidRDefault="008777A2" w:rsidP="00ED688D">
      <w:pPr>
        <w:spacing w:line="240" w:lineRule="auto"/>
        <w:jc w:val="right"/>
        <w:rPr>
          <w:color w:val="auto"/>
          <w:szCs w:val="28"/>
        </w:rPr>
      </w:pPr>
      <w:r w:rsidRPr="00A13E8B">
        <w:rPr>
          <w:color w:val="auto"/>
          <w:position w:val="-38"/>
          <w:szCs w:val="28"/>
        </w:rPr>
        <w:object w:dxaOrig="2020" w:dyaOrig="859" w14:anchorId="262A83DA">
          <v:shape id="_x0000_i1106" type="#_x0000_t75" style="width:100.95pt;height:43.05pt" o:ole="">
            <v:imagedata r:id="rId186" o:title=""/>
          </v:shape>
          <o:OLEObject Type="Embed" ProgID="Equation.DSMT4" ShapeID="_x0000_i1106" DrawAspect="Content" ObjectID="_1663603357" r:id="rId187"/>
        </w:object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</w:r>
      <w:r w:rsidRPr="008777A2">
        <w:rPr>
          <w:color w:val="auto"/>
          <w:szCs w:val="28"/>
        </w:rPr>
        <w:tab/>
        <w:t>(</w:t>
      </w:r>
      <w:r>
        <w:rPr>
          <w:color w:val="auto"/>
          <w:szCs w:val="28"/>
          <w:lang w:val="en-US"/>
        </w:rPr>
        <w:t>1.21</w:t>
      </w:r>
      <w:r w:rsidRPr="008777A2">
        <w:rPr>
          <w:color w:val="auto"/>
          <w:szCs w:val="28"/>
        </w:rPr>
        <w:t>)</w:t>
      </w: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54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4D1B1E83" w:rsidR="009629A3" w:rsidRDefault="00186DC2" w:rsidP="00E9292B">
      <w:pPr>
        <w:pStyle w:val="ad"/>
        <w:spacing w:line="240" w:lineRule="auto"/>
        <w:ind w:left="0" w:firstLine="0"/>
        <w:jc w:val="right"/>
        <w:rPr>
          <w:szCs w:val="28"/>
        </w:rPr>
      </w:pPr>
      <w:r w:rsidRPr="009629A3">
        <w:rPr>
          <w:position w:val="-32"/>
          <w:szCs w:val="28"/>
        </w:rPr>
        <w:object w:dxaOrig="3580" w:dyaOrig="680" w14:anchorId="4810F898">
          <v:shape id="_x0000_i1107" type="#_x0000_t75" style="width:178.15pt;height:32.65pt" o:ole="">
            <v:imagedata r:id="rId188" o:title=""/>
          </v:shape>
          <o:OLEObject Type="Embed" ProgID="Equation.DSMT4" ShapeID="_x0000_i1107" DrawAspect="Content" ObjectID="_1663603358" r:id="rId189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</w:t>
      </w:r>
      <w:del w:id="55" w:author="User" w:date="2020-09-24T16:51:00Z">
        <w:r w:rsidDel="00D428DE">
          <w:rPr>
            <w:szCs w:val="28"/>
          </w:rPr>
          <w:delText xml:space="preserve">квадратура </w:delText>
        </w:r>
      </w:del>
      <w:ins w:id="56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108" type="#_x0000_t75" style="width:14.1pt;height:17.8pt" o:ole="">
            <v:imagedata r:id="rId190" o:title=""/>
          </v:shape>
          <o:OLEObject Type="Embed" ProgID="Equation.DSMT4" ShapeID="_x0000_i1108" DrawAspect="Content" ObjectID="_1663603359" r:id="rId191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57" w:name="_Toc500412058"/>
      <w:bookmarkStart w:id="58" w:name="_Toc39744828"/>
      <w:r>
        <w:t xml:space="preserve">Пояснения к </w:t>
      </w:r>
      <w:r w:rsidR="00402362">
        <w:t>алгоритм</w:t>
      </w:r>
      <w:bookmarkEnd w:id="57"/>
      <w:bookmarkEnd w:id="58"/>
      <w:r>
        <w:t>у</w:t>
      </w:r>
    </w:p>
    <w:p w14:paraId="03EDC7CE" w14:textId="5904BEAB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</w:t>
      </w:r>
      <w:r w:rsidR="00385F51">
        <w:rPr>
          <w:color w:val="auto"/>
        </w:rPr>
        <w:t>дезинформирующую помеху ретрансляционного типа</w:t>
      </w:r>
      <w:r w:rsidR="003C5011">
        <w:rPr>
          <w:color w:val="auto"/>
        </w:rPr>
        <w:t>,</w:t>
      </w:r>
      <w:r w:rsidR="00385F51">
        <w:rPr>
          <w:color w:val="auto"/>
        </w:rPr>
        <w:t xml:space="preserve"> </w:t>
      </w:r>
      <w:r>
        <w:rPr>
          <w:color w:val="auto"/>
        </w:rPr>
        <w:t>имеет вид:</w:t>
      </w:r>
    </w:p>
    <w:p w14:paraId="5416D837" w14:textId="77777777" w:rsidR="00402362" w:rsidRPr="00954DCC" w:rsidRDefault="00961578" w:rsidP="00ED688D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580" w:dyaOrig="1020" w14:anchorId="64938EA8">
          <v:shape id="_x0000_i1123" type="#_x0000_t75" style="width:379.3pt;height:50.45pt" o:ole="">
            <v:imagedata r:id="rId192" o:title=""/>
          </v:shape>
          <o:OLEObject Type="Embed" ProgID="Equation.DSMT4" ShapeID="_x0000_i1123" DrawAspect="Content" ObjectID="_1663603360" r:id="rId193"/>
        </w:object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109" type="#_x0000_t75" style="width:25.25pt;height:21.55pt" o:ole="">
            <v:imagedata r:id="rId194" o:title=""/>
          </v:shape>
          <o:OLEObject Type="Embed" ProgID="Equation.DSMT4" ShapeID="_x0000_i1109" DrawAspect="Content" ObjectID="_1663603361" r:id="rId19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5CDA7210" w:rsidR="00402362" w:rsidRPr="00801309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122" type="#_x0000_t75" style="width:37.1pt;height:25.25pt" o:ole="">
            <v:imagedata r:id="rId196" o:title=""/>
          </v:shape>
          <o:OLEObject Type="Embed" ProgID="Equation.DSMT4" ShapeID="_x0000_i1122" DrawAspect="Content" ObjectID="_1663603362" r:id="rId197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мощности </w:t>
      </w:r>
      <w:r>
        <w:rPr>
          <w:color w:val="auto"/>
        </w:rPr>
        <w:t xml:space="preserve">помеховому </w:t>
      </w:r>
      <w:r w:rsidR="00402362">
        <w:rPr>
          <w:color w:val="auto"/>
        </w:rPr>
        <w:t>сигналу</w:t>
      </w:r>
      <w:r w:rsidR="00A57E25" w:rsidRPr="00A57E25">
        <w:rPr>
          <w:color w:val="auto"/>
        </w:rPr>
        <w:t xml:space="preserve">. </w:t>
      </w:r>
      <w:r w:rsidR="00A57E25">
        <w:rPr>
          <w:color w:val="auto"/>
        </w:rPr>
        <w:t>Данный множитель определяется</w:t>
      </w:r>
      <w:r>
        <w:rPr>
          <w:color w:val="auto"/>
        </w:rPr>
        <w:t xml:space="preserve"> энергетически</w:t>
      </w:r>
      <w:r w:rsidR="00A57E25">
        <w:rPr>
          <w:color w:val="auto"/>
        </w:rPr>
        <w:t>ми</w:t>
      </w:r>
      <w:r>
        <w:rPr>
          <w:color w:val="auto"/>
        </w:rPr>
        <w:t xml:space="preserve"> характеристик</w:t>
      </w:r>
      <w:r w:rsidR="00A57E25">
        <w:rPr>
          <w:color w:val="auto"/>
        </w:rPr>
        <w:t>ами</w:t>
      </w:r>
      <w:r>
        <w:rPr>
          <w:color w:val="auto"/>
        </w:rPr>
        <w:t xml:space="preserve"> постановщика помех</w:t>
      </w:r>
      <w:r w:rsidR="00402362" w:rsidRPr="00801309">
        <w:rPr>
          <w:color w:val="auto"/>
        </w:rPr>
        <w:t>;</w:t>
      </w:r>
    </w:p>
    <w:p w14:paraId="0243D26F" w14:textId="7422D8D3" w:rsidR="00402362" w:rsidRPr="00FA18A2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180" w:dyaOrig="1140" w14:anchorId="0570E068">
          <v:shape id="_x0000_i1124" type="#_x0000_t75" style="width:357.75pt;height:57.15pt" o:ole="">
            <v:imagedata r:id="rId198" o:title=""/>
          </v:shape>
          <o:OLEObject Type="Embed" ProgID="Equation.DSMT4" ShapeID="_x0000_i1124" DrawAspect="Content" ObjectID="_1663603363" r:id="rId199"/>
        </w:object>
      </w:r>
      <w:r w:rsidR="00402362" w:rsidRPr="00FA18A2">
        <w:rPr>
          <w:color w:val="auto"/>
        </w:rPr>
        <w:t xml:space="preserve"> </w:t>
      </w:r>
      <w:r w:rsidR="00402362" w:rsidRPr="00FA18A2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80" w:dyaOrig="1020" w14:anchorId="565DB924">
          <v:shape id="_x0000_i1125" type="#_x0000_t75" style="width:108.35pt;height:51.95pt" o:ole="">
            <v:imagedata r:id="rId200" o:title=""/>
          </v:shape>
          <o:OLEObject Type="Embed" ProgID="Equation.DSMT4" ShapeID="_x0000_i1125" DrawAspect="Content" ObjectID="_1663603364" r:id="rId201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640" w:dyaOrig="1140" w14:anchorId="64947F3B">
          <v:shape id="_x0000_i1126" type="#_x0000_t75" style="width:181.85pt;height:57.15pt" o:ole="">
            <v:imagedata r:id="rId202" o:title=""/>
          </v:shape>
          <o:OLEObject Type="Embed" ProgID="Equation.DSMT4" ShapeID="_x0000_i1126" DrawAspect="Content" ObjectID="_1663603365" r:id="rId203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</w:t>
      </w:r>
      <w:ins w:id="59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60" w:author="User" w:date="2020-09-24T15:55:00Z">
        <w:r w:rsidR="00402362" w:rsidDel="00D428DE">
          <w:rPr>
            <w:color w:val="auto"/>
          </w:rPr>
          <w:delText xml:space="preserve">линейная </w:delText>
        </w:r>
      </w:del>
      <w:ins w:id="61" w:author="User" w:date="2020-09-24T15:55:00Z">
        <w:r w:rsidR="00D428DE">
          <w:rPr>
            <w:color w:val="auto"/>
          </w:rPr>
          <w:t xml:space="preserve">линейную </w:t>
        </w:r>
      </w:ins>
      <w:del w:id="62" w:author="User" w:date="2020-09-24T15:55:00Z">
        <w:r w:rsidR="00402362" w:rsidDel="00D428DE">
          <w:rPr>
            <w:color w:val="auto"/>
          </w:rPr>
          <w:delText xml:space="preserve">частотная </w:delText>
        </w:r>
      </w:del>
      <w:ins w:id="63" w:author="User" w:date="2020-09-24T15:55:00Z">
        <w:r w:rsidR="00D428DE">
          <w:rPr>
            <w:color w:val="auto"/>
          </w:rPr>
          <w:t xml:space="preserve">частотную </w:t>
        </w:r>
      </w:ins>
      <w:del w:id="64" w:author="User" w:date="2020-09-24T15:55:00Z">
        <w:r w:rsidR="00402362" w:rsidDel="00D428DE">
          <w:rPr>
            <w:color w:val="auto"/>
          </w:rPr>
          <w:delText>модуляция</w:delText>
        </w:r>
      </w:del>
      <w:ins w:id="65" w:author="User" w:date="2020-09-24T15:55:00Z">
        <w:r w:rsidR="00D428DE">
          <w:rPr>
            <w:color w:val="auto"/>
          </w:rPr>
          <w:t>модуляцию</w:t>
        </w:r>
      </w:ins>
      <w:ins w:id="66" w:author="User" w:date="2020-09-24T16:27:00Z">
        <w:r w:rsidR="00D428DE">
          <w:rPr>
            <w:color w:val="auto"/>
          </w:rPr>
          <w:t xml:space="preserve"> зондирующего сигнала</w:t>
        </w:r>
      </w:ins>
      <w:r w:rsidR="00402362">
        <w:rPr>
          <w:color w:val="auto"/>
        </w:rPr>
        <w:t xml:space="preserve">; </w:t>
      </w:r>
      <w:r w:rsidR="00402362" w:rsidRPr="00FA18A2">
        <w:rPr>
          <w:color w:val="auto"/>
          <w:position w:val="-12"/>
        </w:rPr>
        <w:object w:dxaOrig="499" w:dyaOrig="380" w14:anchorId="2FE1DC84">
          <v:shape id="_x0000_i1110" type="#_x0000_t75" style="width:25.25pt;height:19.3pt" o:ole="">
            <v:imagedata r:id="rId204" o:title=""/>
          </v:shape>
          <o:OLEObject Type="Embed" ProgID="Equation.DSMT4" ShapeID="_x0000_i1110" DrawAspect="Content" ObjectID="_1663603366" r:id="rId205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ширина спектра закона модуляции; </w:t>
      </w:r>
      <w:r w:rsidR="00402362" w:rsidRPr="00FA18A2">
        <w:rPr>
          <w:color w:val="auto"/>
          <w:position w:val="-12"/>
        </w:rPr>
        <w:object w:dxaOrig="279" w:dyaOrig="380" w14:anchorId="06D584E1">
          <v:shape id="_x0000_i1111" type="#_x0000_t75" style="width:14.1pt;height:19.3pt" o:ole="">
            <v:imagedata r:id="rId206" o:title=""/>
          </v:shape>
          <o:OLEObject Type="Embed" ProgID="Equation.DSMT4" ShapeID="_x0000_i1111" DrawAspect="Content" ObjectID="_1663603367" r:id="rId207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длительность одиночного импульса; </w:t>
      </w:r>
      <w:r w:rsidR="00402362" w:rsidRPr="00FA18A2">
        <w:rPr>
          <w:color w:val="auto"/>
          <w:position w:val="-6"/>
        </w:rPr>
        <w:object w:dxaOrig="200" w:dyaOrig="240" w14:anchorId="485765CF">
          <v:shape id="_x0000_i1112" type="#_x0000_t75" style="width:10.4pt;height:11.9pt" o:ole="">
            <v:imagedata r:id="rId208" o:title=""/>
          </v:shape>
          <o:OLEObject Type="Embed" ProgID="Equation.DSMT4" ShapeID="_x0000_i1112" DrawAspect="Content" ObjectID="_1663603368" r:id="rId209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197FF5E3" w:rsidR="00402362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2C5E2A">
        <w:rPr>
          <w:color w:val="auto"/>
          <w:position w:val="-44"/>
        </w:rPr>
        <w:object w:dxaOrig="2180" w:dyaOrig="1020" w14:anchorId="5BE98745">
          <v:shape id="_x0000_i1127" type="#_x0000_t75" style="width:107.65pt;height:50.45pt" o:ole="">
            <v:imagedata r:id="rId210" o:title=""/>
          </v:shape>
          <o:OLEObject Type="Embed" ProgID="Equation.DSMT4" ShapeID="_x0000_i1127" DrawAspect="Content" ObjectID="_1663603369" r:id="rId211"/>
        </w:object>
      </w:r>
      <w:r w:rsidR="00402362" w:rsidRPr="00D428DE">
        <w:rPr>
          <w:color w:val="auto"/>
          <w:rPrChange w:id="67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D428DE">
        <w:rPr>
          <w:color w:val="auto"/>
          <w:rPrChange w:id="68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69" w:author="User" w:date="2020-09-24T15:56:00Z">
        <w:r w:rsidR="00D428DE" w:rsidRPr="00D428DE">
          <w:rPr>
            <w:color w:val="auto"/>
            <w:rPrChange w:id="70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71" w:author="User" w:date="2020-09-24T15:56:00Z">
        <w:r w:rsidR="00402362" w:rsidRPr="00D428DE" w:rsidDel="00D428DE">
          <w:rPr>
            <w:color w:val="auto"/>
            <w:rPrChange w:id="72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73" w:author="User" w:date="2020-09-24T15:56:00Z">
        <w:r w:rsidR="00D428DE" w:rsidRPr="00D428DE">
          <w:rPr>
            <w:color w:val="auto"/>
            <w:rPrChange w:id="74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75" w:author="User" w:date="2020-09-24T15:56:00Z">
        <w:r w:rsidR="00402362" w:rsidRPr="00D428DE" w:rsidDel="00D428DE">
          <w:rPr>
            <w:color w:val="auto"/>
            <w:rPrChange w:id="76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77" w:author="User" w:date="2020-09-24T15:56:00Z">
        <w:r w:rsidR="00D428DE" w:rsidRPr="00D428DE">
          <w:rPr>
            <w:color w:val="auto"/>
            <w:rPrChange w:id="78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79" w:author="User" w:date="2020-09-24T15:57:00Z">
        <w:r w:rsidR="00D428DE" w:rsidRPr="00D428DE">
          <w:rPr>
            <w:color w:val="auto"/>
            <w:rPrChange w:id="80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81" w:author="User" w:date="2020-09-24T15:57:00Z">
        <w:r w:rsidR="00402362" w:rsidRPr="00D428DE" w:rsidDel="00D428DE">
          <w:rPr>
            <w:color w:val="auto"/>
            <w:rPrChange w:id="82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83" w:author="User" w:date="2020-09-24T15:57:00Z">
        <w:r w:rsidR="00D428DE" w:rsidRPr="00D428DE">
          <w:rPr>
            <w:color w:val="auto"/>
            <w:rPrChange w:id="84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="00402362" w:rsidRPr="00D428DE">
        <w:rPr>
          <w:color w:val="auto"/>
          <w:rPrChange w:id="85" w:author="User" w:date="2020-09-24T16:36:00Z">
            <w:rPr>
              <w:color w:val="auto"/>
              <w:highlight w:val="yellow"/>
            </w:rPr>
          </w:rPrChange>
        </w:rPr>
        <w:t>отраженного импульса</w:t>
      </w:r>
      <w:r w:rsidR="00402362" w:rsidRPr="00D428DE">
        <w:rPr>
          <w:color w:val="auto"/>
        </w:rPr>
        <w:t xml:space="preserve">, </w:t>
      </w:r>
      <w:ins w:id="86" w:author="User" w:date="2020-09-24T15:57:00Z">
        <w:r w:rsidR="00D428DE" w:rsidRPr="00D428DE">
          <w:rPr>
            <w:color w:val="auto"/>
          </w:rPr>
          <w:t xml:space="preserve">обусловленную </w:t>
        </w:r>
      </w:ins>
      <w:del w:id="87" w:author="User" w:date="2020-09-24T15:57:00Z">
        <w:r w:rsidR="00402362" w:rsidRPr="00D428DE" w:rsidDel="00D428DE">
          <w:rPr>
            <w:color w:val="auto"/>
          </w:rPr>
          <w:delText xml:space="preserve">характеризующая </w:delText>
        </w:r>
      </w:del>
      <w:r w:rsidR="00402362" w:rsidRPr="00D428DE">
        <w:rPr>
          <w:color w:val="auto"/>
        </w:rPr>
        <w:t>изменение</w:t>
      </w:r>
      <w:ins w:id="88" w:author="User" w:date="2020-09-24T15:57:00Z">
        <w:r w:rsidR="00D428DE" w:rsidRPr="00D428DE">
          <w:rPr>
            <w:color w:val="auto"/>
          </w:rPr>
          <w:t>м</w:t>
        </w:r>
      </w:ins>
      <w:r w:rsidR="00402362" w:rsidRPr="00D428DE">
        <w:rPr>
          <w:color w:val="auto"/>
        </w:rPr>
        <w:t xml:space="preserve"> радиальной скорости носителя БРЛС и </w:t>
      </w:r>
      <w:r w:rsidR="00A57E25" w:rsidRPr="00A57E25">
        <w:rPr>
          <w:color w:val="auto"/>
        </w:rPr>
        <w:t>постановщиком помех</w:t>
      </w:r>
      <w:r w:rsidR="00402362" w:rsidRPr="00D428DE">
        <w:rPr>
          <w:color w:val="auto"/>
        </w:rPr>
        <w:t xml:space="preserve"> на интервале синтезирования</w:t>
      </w:r>
      <w:r w:rsidR="00402362">
        <w:rPr>
          <w:color w:val="auto"/>
        </w:rPr>
        <w:t xml:space="preserve"> (комплексный отсчет траекторного сигнала).</w:t>
      </w:r>
    </w:p>
    <w:p w14:paraId="7CD4CCB6" w14:textId="0B6314AD" w:rsidR="00A57E25" w:rsidRDefault="00A57E25" w:rsidP="00A57E25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6"/>
        </w:rPr>
        <w:object w:dxaOrig="999" w:dyaOrig="440" w14:anchorId="11E6721B">
          <v:shape id="_x0000_i1128" type="#_x0000_t75" style="width:49.75pt;height:22.25pt" o:ole="">
            <v:imagedata r:id="rId212" o:title=""/>
          </v:shape>
          <o:OLEObject Type="Embed" ProgID="Equation.DSMT4" ShapeID="_x0000_i1128" DrawAspect="Content" ObjectID="_1663603370" r:id="rId213"/>
        </w:object>
      </w:r>
      <w: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>закон модуляции ретранслируемого сигнала для формирования помехового сигнала каналу дальности в приемнике БРЛС</w:t>
      </w:r>
      <w:r>
        <w:rPr>
          <w:color w:val="auto"/>
        </w:rPr>
        <w:t>;</w:t>
      </w:r>
    </w:p>
    <w:p w14:paraId="4F86487F" w14:textId="2FD638AD" w:rsidR="00A57E25" w:rsidRPr="00801309" w:rsidRDefault="00A57E25" w:rsidP="00ED688D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8"/>
        </w:rPr>
        <w:object w:dxaOrig="920" w:dyaOrig="499" w14:anchorId="4C298844">
          <v:shape id="_x0000_i1129" type="#_x0000_t75" style="width:46pt;height:25.25pt" o:ole="">
            <v:imagedata r:id="rId214" o:title=""/>
          </v:shape>
          <o:OLEObject Type="Embed" ProgID="Equation.DSMT4" ShapeID="_x0000_i1129" DrawAspect="Content" ObjectID="_1663603371" r:id="rId215"/>
        </w:object>
      </w:r>
      <w: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 xml:space="preserve">закон модуляции ретранслируемого сигнала для формирования помехового сигнала каналу </w:t>
      </w:r>
      <w:r>
        <w:rPr>
          <w:color w:val="auto"/>
        </w:rPr>
        <w:t>азимут</w:t>
      </w:r>
      <w:r>
        <w:rPr>
          <w:color w:val="auto"/>
        </w:rPr>
        <w:t xml:space="preserve"> в приемнике БРЛС</w:t>
      </w:r>
      <w:r w:rsidR="00DB5555">
        <w:rPr>
          <w:color w:val="auto"/>
        </w:rPr>
        <w:t>.</w:t>
      </w:r>
    </w:p>
    <w:p w14:paraId="1C32EC95" w14:textId="357C1685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DB5555">
        <w:t>5</w:t>
      </w:r>
      <w:r>
        <w:t>.</w:t>
      </w:r>
      <w:bookmarkStart w:id="89" w:name="_GoBack"/>
      <w:bookmarkEnd w:id="89"/>
    </w:p>
    <w:p w14:paraId="68AAC28E" w14:textId="241DB543" w:rsidR="00402362" w:rsidRDefault="00FE7530" w:rsidP="00ED688D">
      <w:pPr>
        <w:spacing w:line="240" w:lineRule="auto"/>
        <w:ind w:firstLine="0"/>
        <w:jc w:val="center"/>
      </w:pPr>
      <w:r>
        <w:object w:dxaOrig="6364" w:dyaOrig="5031" w14:anchorId="274C8A3B">
          <v:shape id="_x0000_i1140" type="#_x0000_t75" style="width:453.55pt;height:357.75pt" o:ole="">
            <v:imagedata r:id="rId216" o:title=""/>
          </v:shape>
          <o:OLEObject Type="Embed" ProgID="Visio.Drawing.11" ShapeID="_x0000_i1140" DrawAspect="Content" ObjectID="_1663603372" r:id="rId217"/>
        </w:object>
      </w:r>
    </w:p>
    <w:p w14:paraId="79F6A4CA" w14:textId="0BAA362B" w:rsidR="00402362" w:rsidRPr="00E14FF0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  <w:r w:rsidR="00BC6F7D" w:rsidRPr="00BC6F7D">
        <w:t xml:space="preserve"> </w:t>
      </w:r>
      <w:r w:rsidR="00BC6F7D">
        <w:t xml:space="preserve">в условиях </w:t>
      </w:r>
      <w:r w:rsidR="00E14FF0">
        <w:t>формирования дезинформирующих помех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113" type="#_x0000_t75" style="width:11.9pt;height:21.55pt" o:ole="">
            <v:imagedata r:id="rId218" o:title=""/>
          </v:shape>
          <o:OLEObject Type="Embed" ProgID="Equation.DSMT4" ShapeID="_x0000_i1113" DrawAspect="Content" ObjectID="_1663603373" r:id="rId219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114" type="#_x0000_t75" style="width:24.5pt;height:21.55pt" o:ole="">
            <v:imagedata r:id="rId220" o:title=""/>
          </v:shape>
          <o:OLEObject Type="Embed" ProgID="Equation.DSMT4" ShapeID="_x0000_i1114" DrawAspect="Content" ObjectID="_1663603374" r:id="rId221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115" type="#_x0000_t75" style="width:25.25pt;height:21.55pt" o:ole="">
            <v:imagedata r:id="rId222" o:title=""/>
          </v:shape>
          <o:OLEObject Type="Embed" ProgID="Equation.DSMT4" ShapeID="_x0000_i1115" DrawAspect="Content" ObjectID="_1663603375" r:id="rId223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116" type="#_x0000_t75" style="width:24.5pt;height:21.55pt" o:ole="">
            <v:imagedata r:id="rId224" o:title=""/>
          </v:shape>
          <o:OLEObject Type="Embed" ProgID="Equation.DSMT4" ShapeID="_x0000_i1116" DrawAspect="Content" ObjectID="_1663603376" r:id="rId225"/>
        </w:object>
      </w:r>
      <w:r>
        <w:t>. Траектория движения БРЛС – прямолинейная с постоянной скоростью.</w:t>
      </w:r>
    </w:p>
    <w:p w14:paraId="76BEA51B" w14:textId="4629220A" w:rsidR="00E14FF0" w:rsidRDefault="00BC6F7D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 xml:space="preserve">Постановщик помех задается пространственным элементом разрешения с координатами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0691A8EB">
          <v:shape id="_x0000_i1117" type="#_x0000_t75" style="width:16.35pt;height:19.3pt" o:ole="">
            <v:imagedata r:id="rId226" o:title=""/>
          </v:shape>
          <o:OLEObject Type="Embed" ProgID="Equation.DSMT4" ShapeID="_x0000_i1117" DrawAspect="Content" ObjectID="_1663603377" r:id="rId227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6C15372E">
          <v:shape id="_x0000_i1118" type="#_x0000_t75" style="width:16.35pt;height:19.3pt" o:ole="">
            <v:imagedata r:id="rId226" o:title=""/>
          </v:shape>
          <o:OLEObject Type="Embed" ProgID="Equation.DSMT4" ShapeID="_x0000_i1118" DrawAspect="Content" ObjectID="_1663603378" r:id="rId228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74C18F70">
          <v:shape id="_x0000_i1119" type="#_x0000_t75" style="width:16.35pt;height:19.3pt" o:ole="">
            <v:imagedata r:id="rId226" o:title=""/>
          </v:shape>
          <o:OLEObject Type="Embed" ProgID="Equation.DSMT4" ShapeID="_x0000_i1119" DrawAspect="Content" ObjectID="_1663603379" r:id="rId229"/>
        </w:object>
      </w:r>
      <w:r w:rsidR="00E14FF0">
        <w:rPr>
          <w:color w:val="auto"/>
          <w:szCs w:val="28"/>
          <w:lang w:eastAsia="en-US"/>
        </w:rPr>
        <w:t>, а также э</w:t>
      </w:r>
      <w:r w:rsidR="00296F7D">
        <w:rPr>
          <w:color w:val="auto"/>
          <w:szCs w:val="28"/>
          <w:lang w:eastAsia="en-US"/>
        </w:rPr>
        <w:t>нергетическими характеристиками</w:t>
      </w:r>
      <w:r w:rsidR="00296F7D" w:rsidRPr="00296F7D">
        <w:rPr>
          <w:color w:val="auto"/>
          <w:szCs w:val="28"/>
          <w:lang w:eastAsia="en-US"/>
        </w:rPr>
        <w:t xml:space="preserve">: </w:t>
      </w:r>
      <w:r w:rsidR="00296F7D">
        <w:rPr>
          <w:color w:val="auto"/>
          <w:szCs w:val="28"/>
          <w:lang w:eastAsia="en-US"/>
        </w:rPr>
        <w:t xml:space="preserve">коэффициентом усиления </w:t>
      </w:r>
      <w:r w:rsidR="00464D9C">
        <w:rPr>
          <w:color w:val="auto"/>
          <w:szCs w:val="28"/>
          <w:lang w:eastAsia="en-US"/>
        </w:rPr>
        <w:t xml:space="preserve">тракта </w:t>
      </w:r>
      <w:r w:rsidR="00296F7D">
        <w:rPr>
          <w:color w:val="auto"/>
          <w:szCs w:val="28"/>
          <w:lang w:eastAsia="en-US"/>
        </w:rPr>
        <w:t xml:space="preserve">ретрансляции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80" w:dyaOrig="380" w14:anchorId="14C17585">
          <v:shape id="_x0000_i1120" type="#_x0000_t75" style="width:19.3pt;height:17.8pt" o:ole="">
            <v:imagedata r:id="rId34" o:title=""/>
          </v:shape>
          <o:OLEObject Type="Embed" ProgID="Equation.DSMT4" ShapeID="_x0000_i1120" DrawAspect="Content" ObjectID="_1663603380" r:id="rId230"/>
        </w:object>
      </w:r>
      <w:r w:rsidR="00296F7D">
        <w:rPr>
          <w:color w:val="auto"/>
          <w:szCs w:val="28"/>
          <w:lang w:eastAsia="en-US"/>
        </w:rPr>
        <w:t xml:space="preserve">, мощностью </w:t>
      </w:r>
      <w:r w:rsidR="00464D9C">
        <w:rPr>
          <w:color w:val="auto"/>
          <w:szCs w:val="28"/>
          <w:lang w:eastAsia="en-US"/>
        </w:rPr>
        <w:t>передатчика</w:t>
      </w:r>
      <w:r w:rsidR="00296F7D">
        <w:rPr>
          <w:color w:val="auto"/>
          <w:szCs w:val="28"/>
          <w:lang w:eastAsia="en-US"/>
        </w:rPr>
        <w:t xml:space="preserve">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20" w:dyaOrig="380" w14:anchorId="573341E7">
          <v:shape id="_x0000_i1121" type="#_x0000_t75" style="width:16.35pt;height:17.8pt" o:ole="">
            <v:imagedata r:id="rId231" o:title=""/>
          </v:shape>
          <o:OLEObject Type="Embed" ProgID="Equation.DSMT4" ShapeID="_x0000_i1121" DrawAspect="Content" ObjectID="_1663603381" r:id="rId232"/>
        </w:object>
      </w:r>
      <w:r w:rsidR="00464D9C">
        <w:rPr>
          <w:color w:val="auto"/>
          <w:szCs w:val="28"/>
          <w:lang w:eastAsia="en-US"/>
        </w:rPr>
        <w:t xml:space="preserve"> постановщика помех</w:t>
      </w:r>
      <w:r w:rsidR="00296F7D" w:rsidRPr="00296F7D">
        <w:rPr>
          <w:color w:val="auto"/>
          <w:szCs w:val="28"/>
          <w:lang w:eastAsia="en-US"/>
        </w:rPr>
        <w:t xml:space="preserve">, </w:t>
      </w:r>
      <w:r w:rsidR="00296F7D">
        <w:rPr>
          <w:color w:val="auto"/>
          <w:szCs w:val="28"/>
          <w:lang w:eastAsia="en-US"/>
        </w:rPr>
        <w:t>ш</w:t>
      </w:r>
      <w:r w:rsidR="000C0675">
        <w:rPr>
          <w:color w:val="auto"/>
          <w:szCs w:val="28"/>
          <w:lang w:eastAsia="en-US"/>
        </w:rPr>
        <w:t>ириной ДНА на передачу и прием.</w:t>
      </w:r>
    </w:p>
    <w:p w14:paraId="5068E7A0" w14:textId="77777777" w:rsidR="000C0675" w:rsidRDefault="000C0675" w:rsidP="00ED688D">
      <w:pPr>
        <w:spacing w:line="240" w:lineRule="auto"/>
        <w:ind w:firstLine="708"/>
        <w:rPr>
          <w:color w:val="auto"/>
          <w:szCs w:val="28"/>
          <w:lang w:eastAsia="en-US"/>
        </w:rPr>
      </w:pPr>
    </w:p>
    <w:p w14:paraId="638AB273" w14:textId="77777777" w:rsidR="000C0675" w:rsidRPr="00E14FF0" w:rsidRDefault="000C0675" w:rsidP="00ED688D">
      <w:pPr>
        <w:spacing w:line="240" w:lineRule="auto"/>
        <w:ind w:firstLine="708"/>
      </w:pPr>
    </w:p>
    <w:p w14:paraId="7B234175" w14:textId="0AD0EF27" w:rsidR="00C42F9E" w:rsidRPr="00082C41" w:rsidRDefault="00C42F9E" w:rsidP="00082C41">
      <w:pPr>
        <w:spacing w:line="240" w:lineRule="auto"/>
        <w:ind w:firstLine="708"/>
        <w:rPr>
          <w:color w:val="auto"/>
          <w:szCs w:val="28"/>
          <w:lang w:eastAsia="en-US"/>
        </w:rPr>
      </w:pPr>
    </w:p>
    <w:sectPr w:rsidR="00C42F9E" w:rsidRPr="00082C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C0675"/>
    <w:rsid w:val="000D0698"/>
    <w:rsid w:val="000E2D2B"/>
    <w:rsid w:val="000F01A3"/>
    <w:rsid w:val="000F71FE"/>
    <w:rsid w:val="00107410"/>
    <w:rsid w:val="00112039"/>
    <w:rsid w:val="00113B68"/>
    <w:rsid w:val="001162C3"/>
    <w:rsid w:val="001707E9"/>
    <w:rsid w:val="00172682"/>
    <w:rsid w:val="001755D3"/>
    <w:rsid w:val="0018267A"/>
    <w:rsid w:val="00186DC2"/>
    <w:rsid w:val="001960B3"/>
    <w:rsid w:val="001A5E29"/>
    <w:rsid w:val="001B66C7"/>
    <w:rsid w:val="001C6E2D"/>
    <w:rsid w:val="001D7B3A"/>
    <w:rsid w:val="001E1CD2"/>
    <w:rsid w:val="001F4734"/>
    <w:rsid w:val="0020002E"/>
    <w:rsid w:val="0021134B"/>
    <w:rsid w:val="00212479"/>
    <w:rsid w:val="002232B1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96F7D"/>
    <w:rsid w:val="00297F8D"/>
    <w:rsid w:val="002A6429"/>
    <w:rsid w:val="002B2760"/>
    <w:rsid w:val="002B7F57"/>
    <w:rsid w:val="002C5E2A"/>
    <w:rsid w:val="002D20DA"/>
    <w:rsid w:val="002E7679"/>
    <w:rsid w:val="002F0938"/>
    <w:rsid w:val="002F3037"/>
    <w:rsid w:val="00312CDF"/>
    <w:rsid w:val="00315101"/>
    <w:rsid w:val="0032769A"/>
    <w:rsid w:val="00370D96"/>
    <w:rsid w:val="00377A59"/>
    <w:rsid w:val="00385587"/>
    <w:rsid w:val="00385F51"/>
    <w:rsid w:val="00396058"/>
    <w:rsid w:val="003A736E"/>
    <w:rsid w:val="003B31DA"/>
    <w:rsid w:val="003B46F5"/>
    <w:rsid w:val="003C190D"/>
    <w:rsid w:val="003C5011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64D9C"/>
    <w:rsid w:val="00485FE5"/>
    <w:rsid w:val="004A3871"/>
    <w:rsid w:val="004A683F"/>
    <w:rsid w:val="004E52A2"/>
    <w:rsid w:val="00511890"/>
    <w:rsid w:val="00532956"/>
    <w:rsid w:val="00551C69"/>
    <w:rsid w:val="00570087"/>
    <w:rsid w:val="0059328B"/>
    <w:rsid w:val="00595C8C"/>
    <w:rsid w:val="005B3019"/>
    <w:rsid w:val="005D2A4E"/>
    <w:rsid w:val="005E53C2"/>
    <w:rsid w:val="005E74A7"/>
    <w:rsid w:val="005F1FCC"/>
    <w:rsid w:val="00625566"/>
    <w:rsid w:val="00642ADD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5861"/>
    <w:rsid w:val="00767640"/>
    <w:rsid w:val="00771C08"/>
    <w:rsid w:val="007778F6"/>
    <w:rsid w:val="00793710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1578"/>
    <w:rsid w:val="009629A3"/>
    <w:rsid w:val="0097491C"/>
    <w:rsid w:val="009C45C2"/>
    <w:rsid w:val="009E0895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57E25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64820"/>
    <w:rsid w:val="00B67DDA"/>
    <w:rsid w:val="00B7303F"/>
    <w:rsid w:val="00B766CD"/>
    <w:rsid w:val="00B77BF8"/>
    <w:rsid w:val="00BB2503"/>
    <w:rsid w:val="00BC6F7D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651F0"/>
    <w:rsid w:val="00C846F2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B5555"/>
    <w:rsid w:val="00DC4CDC"/>
    <w:rsid w:val="00DE7A54"/>
    <w:rsid w:val="00DF28E5"/>
    <w:rsid w:val="00DF6B9A"/>
    <w:rsid w:val="00E14FF0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07930"/>
    <w:rsid w:val="00F13FE7"/>
    <w:rsid w:val="00F32111"/>
    <w:rsid w:val="00FA18A2"/>
    <w:rsid w:val="00FB359B"/>
    <w:rsid w:val="00FD29BD"/>
    <w:rsid w:val="00FE7530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7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10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89.bin"/><Relationship Id="rId216" Type="http://schemas.openxmlformats.org/officeDocument/2006/relationships/image" Target="media/image105.e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8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e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2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e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9.bin"/><Relationship Id="rId161" Type="http://schemas.openxmlformats.org/officeDocument/2006/relationships/image" Target="media/image77.wmf"/><Relationship Id="rId182" Type="http://schemas.openxmlformats.org/officeDocument/2006/relationships/image" Target="media/image88.wmf"/><Relationship Id="rId217" Type="http://schemas.openxmlformats.org/officeDocument/2006/relationships/oleObject" Target="embeddings/oleObject107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image" Target="media/image72.w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oleObject" Target="embeddings/oleObject113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06.w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3.bin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4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70.bin"/><Relationship Id="rId163" Type="http://schemas.openxmlformats.org/officeDocument/2006/relationships/image" Target="media/image78.wmf"/><Relationship Id="rId184" Type="http://schemas.openxmlformats.org/officeDocument/2006/relationships/image" Target="media/image89.wmf"/><Relationship Id="rId219" Type="http://schemas.openxmlformats.org/officeDocument/2006/relationships/oleObject" Target="embeddings/oleObject108.bin"/><Relationship Id="rId230" Type="http://schemas.openxmlformats.org/officeDocument/2006/relationships/oleObject" Target="embeddings/oleObject115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image" Target="media/image73.wmf"/><Relationship Id="rId174" Type="http://schemas.openxmlformats.org/officeDocument/2006/relationships/image" Target="media/image84.wmf"/><Relationship Id="rId179" Type="http://schemas.openxmlformats.org/officeDocument/2006/relationships/oleObject" Target="embeddings/oleObject88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image" Target="media/image107.wmf"/><Relationship Id="rId225" Type="http://schemas.openxmlformats.org/officeDocument/2006/relationships/oleObject" Target="embeddings/oleObject111.bin"/><Relationship Id="rId288" Type="http://schemas.microsoft.com/office/2011/relationships/people" Target="peop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7.wmf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6.bin"/><Relationship Id="rId26" Type="http://schemas.openxmlformats.org/officeDocument/2006/relationships/image" Target="media/image11.wmf"/><Relationship Id="rId231" Type="http://schemas.openxmlformats.org/officeDocument/2006/relationships/image" Target="media/image1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6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1.bin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image" Target="media/image90.wmf"/><Relationship Id="rId211" Type="http://schemas.openxmlformats.org/officeDocument/2006/relationships/oleObject" Target="embeddings/oleObject104.bin"/><Relationship Id="rId232" Type="http://schemas.openxmlformats.org/officeDocument/2006/relationships/oleObject" Target="embeddings/oleObject116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emf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image" Target="media/image85.wmf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8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9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3.wmf"/><Relationship Id="rId233" Type="http://schemas.openxmlformats.org/officeDocument/2006/relationships/fontTable" Target="fontTable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6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10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86" Type="http://schemas.microsoft.com/office/2011/relationships/commentsExtended" Target="commentsExtended.xml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2.bin"/><Relationship Id="rId167" Type="http://schemas.openxmlformats.org/officeDocument/2006/relationships/image" Target="media/image80.wmf"/><Relationship Id="rId188" Type="http://schemas.openxmlformats.org/officeDocument/2006/relationships/image" Target="media/image9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234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5.bin"/><Relationship Id="rId157" Type="http://schemas.openxmlformats.org/officeDocument/2006/relationships/image" Target="media/image75.emf"/><Relationship Id="rId178" Type="http://schemas.openxmlformats.org/officeDocument/2006/relationships/image" Target="media/image8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9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image" Target="media/image70.wmf"/><Relationship Id="rId168" Type="http://schemas.openxmlformats.org/officeDocument/2006/relationships/oleObject" Target="embeddings/oleObject83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image" Target="media/image104.wmf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11</Pages>
  <Words>2034</Words>
  <Characters>11596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12</cp:revision>
  <dcterms:created xsi:type="dcterms:W3CDTF">2020-10-07T06:53:00Z</dcterms:created>
  <dcterms:modified xsi:type="dcterms:W3CDTF">2020-10-07T15:41:00Z</dcterms:modified>
</cp:coreProperties>
</file>