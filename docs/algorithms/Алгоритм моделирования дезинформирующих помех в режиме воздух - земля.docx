
<file path=[Content_Types].xml><?xml version="1.0" encoding="utf-8"?>
<Types xmlns="http://schemas.openxmlformats.org/package/2006/content-types">
  <Default Extension="bin" ContentType="application/vnd.openxmlformats-officedocument.oleObject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people.xml" ContentType="application/vnd.openxmlformats-officedocument.wordprocessingml.people+xml"/>
  <Override PartName="/word/commentsExtended.xml" ContentType="application/vnd.openxmlformats-officedocument.wordprocessingml.commentsExtended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9EFEAEF" w14:textId="06FCD439" w:rsidR="006E0299" w:rsidRDefault="006E0299" w:rsidP="00ED688D">
      <w:pPr>
        <w:pStyle w:val="12"/>
        <w:spacing w:after="240" w:line="240" w:lineRule="auto"/>
      </w:pPr>
      <w:bookmarkStart w:id="0" w:name="_Toc40196675"/>
      <w:bookmarkStart w:id="1" w:name="_Toc39744827"/>
      <w:bookmarkStart w:id="2" w:name="_Toc500412057"/>
      <w:bookmarkStart w:id="3" w:name="_Toc488838624"/>
      <w:r>
        <w:t>Перечень сокращений</w:t>
      </w:r>
      <w:bookmarkEnd w:id="0"/>
    </w:p>
    <w:tbl>
      <w:tblPr>
        <w:tblW w:w="5000" w:type="pct"/>
        <w:jc w:val="center"/>
        <w:tblLook w:val="01E0" w:firstRow="1" w:lastRow="1" w:firstColumn="1" w:lastColumn="1" w:noHBand="0" w:noVBand="0"/>
      </w:tblPr>
      <w:tblGrid>
        <w:gridCol w:w="1548"/>
        <w:gridCol w:w="8023"/>
      </w:tblGrid>
      <w:tr w:rsidR="006E0299" w14:paraId="4FDFE62A" w14:textId="77777777" w:rsidTr="006E0299">
        <w:trPr>
          <w:jc w:val="center"/>
        </w:trPr>
        <w:tc>
          <w:tcPr>
            <w:tcW w:w="1548" w:type="dxa"/>
            <w:hideMark/>
          </w:tcPr>
          <w:p w14:paraId="4414AE29" w14:textId="77777777" w:rsidR="006E0299" w:rsidRDefault="006E0299" w:rsidP="00ED688D">
            <w:pPr>
              <w:pStyle w:val="a5"/>
              <w:rPr>
                <w:b/>
                <w:lang w:eastAsia="en-US"/>
              </w:rPr>
            </w:pPr>
            <w:bookmarkStart w:id="4" w:name="_Toc111010177"/>
            <w:r>
              <w:rPr>
                <w:lang w:eastAsia="en-US"/>
              </w:rPr>
              <w:t>БРЛС</w:t>
            </w:r>
          </w:p>
        </w:tc>
        <w:tc>
          <w:tcPr>
            <w:tcW w:w="8023" w:type="dxa"/>
            <w:hideMark/>
          </w:tcPr>
          <w:p w14:paraId="686A44D7" w14:textId="77777777" w:rsidR="006E0299" w:rsidRDefault="006E0299" w:rsidP="00ED688D">
            <w:pPr>
              <w:pStyle w:val="a5"/>
              <w:rPr>
                <w:b/>
                <w:lang w:eastAsia="en-US"/>
              </w:rPr>
            </w:pPr>
            <w:r>
              <w:rPr>
                <w:lang w:eastAsia="en-US"/>
              </w:rPr>
              <w:t>- бортовая радиолокационная станция</w:t>
            </w:r>
          </w:p>
        </w:tc>
      </w:tr>
      <w:tr w:rsidR="006E0299" w14:paraId="40D5E084" w14:textId="77777777" w:rsidTr="006E0299">
        <w:trPr>
          <w:jc w:val="center"/>
        </w:trPr>
        <w:tc>
          <w:tcPr>
            <w:tcW w:w="1548" w:type="dxa"/>
            <w:hideMark/>
          </w:tcPr>
          <w:p w14:paraId="5B8DAEF9" w14:textId="77777777" w:rsidR="006E0299" w:rsidRDefault="006E0299" w:rsidP="00ED688D">
            <w:pPr>
              <w:pStyle w:val="a5"/>
              <w:rPr>
                <w:lang w:eastAsia="en-US"/>
              </w:rPr>
            </w:pPr>
            <w:r>
              <w:rPr>
                <w:lang w:eastAsia="en-US"/>
              </w:rPr>
              <w:t>ДНА</w:t>
            </w:r>
          </w:p>
        </w:tc>
        <w:tc>
          <w:tcPr>
            <w:tcW w:w="8023" w:type="dxa"/>
            <w:hideMark/>
          </w:tcPr>
          <w:p w14:paraId="657E7EDD" w14:textId="77777777" w:rsidR="006E0299" w:rsidRDefault="006E0299" w:rsidP="00ED688D">
            <w:pPr>
              <w:pStyle w:val="a5"/>
              <w:rPr>
                <w:lang w:eastAsia="en-US"/>
              </w:rPr>
            </w:pPr>
            <w:r>
              <w:rPr>
                <w:lang w:eastAsia="en-US"/>
              </w:rPr>
              <w:t>- диаграмма направленности антенны</w:t>
            </w:r>
          </w:p>
        </w:tc>
      </w:tr>
      <w:tr w:rsidR="00312CDF" w14:paraId="3516BF4C" w14:textId="77777777" w:rsidTr="006E0299">
        <w:trPr>
          <w:jc w:val="center"/>
        </w:trPr>
        <w:tc>
          <w:tcPr>
            <w:tcW w:w="1548" w:type="dxa"/>
          </w:tcPr>
          <w:p w14:paraId="681307EF" w14:textId="77777777" w:rsidR="00312CDF" w:rsidRDefault="00312CDF" w:rsidP="00ED688D">
            <w:pPr>
              <w:pStyle w:val="a5"/>
              <w:rPr>
                <w:lang w:eastAsia="en-US"/>
              </w:rPr>
            </w:pPr>
            <w:r>
              <w:rPr>
                <w:lang w:eastAsia="en-US"/>
              </w:rPr>
              <w:t>ЗС</w:t>
            </w:r>
          </w:p>
        </w:tc>
        <w:tc>
          <w:tcPr>
            <w:tcW w:w="8023" w:type="dxa"/>
          </w:tcPr>
          <w:p w14:paraId="3D244FD0" w14:textId="77777777" w:rsidR="00312CDF" w:rsidRDefault="00312CDF" w:rsidP="00ED688D">
            <w:pPr>
              <w:pStyle w:val="a5"/>
              <w:rPr>
                <w:lang w:eastAsia="en-US"/>
              </w:rPr>
            </w:pPr>
            <w:r>
              <w:rPr>
                <w:lang w:eastAsia="en-US"/>
              </w:rPr>
              <w:t>- зондирующий сигнал</w:t>
            </w:r>
          </w:p>
        </w:tc>
      </w:tr>
      <w:tr w:rsidR="00312CDF" w14:paraId="20012045" w14:textId="77777777" w:rsidTr="006E0299">
        <w:trPr>
          <w:jc w:val="center"/>
        </w:trPr>
        <w:tc>
          <w:tcPr>
            <w:tcW w:w="1548" w:type="dxa"/>
          </w:tcPr>
          <w:p w14:paraId="44B58D31" w14:textId="77777777" w:rsidR="00312CDF" w:rsidRDefault="00312CDF" w:rsidP="00ED688D">
            <w:pPr>
              <w:pStyle w:val="a5"/>
              <w:rPr>
                <w:lang w:eastAsia="en-US"/>
              </w:rPr>
            </w:pPr>
            <w:r>
              <w:rPr>
                <w:lang w:eastAsia="en-US"/>
              </w:rPr>
              <w:t>ЗМ</w:t>
            </w:r>
          </w:p>
        </w:tc>
        <w:tc>
          <w:tcPr>
            <w:tcW w:w="8023" w:type="dxa"/>
          </w:tcPr>
          <w:p w14:paraId="03F66EB1" w14:textId="77777777" w:rsidR="00312CDF" w:rsidRDefault="00312CDF" w:rsidP="00ED688D">
            <w:pPr>
              <w:pStyle w:val="a5"/>
              <w:rPr>
                <w:lang w:eastAsia="en-US"/>
              </w:rPr>
            </w:pPr>
            <w:r>
              <w:rPr>
                <w:lang w:eastAsia="en-US"/>
              </w:rPr>
              <w:t>- закон модуляции</w:t>
            </w:r>
          </w:p>
        </w:tc>
      </w:tr>
      <w:tr w:rsidR="006E0299" w14:paraId="6DD6C883" w14:textId="77777777" w:rsidTr="006E0299">
        <w:trPr>
          <w:jc w:val="center"/>
        </w:trPr>
        <w:tc>
          <w:tcPr>
            <w:tcW w:w="1548" w:type="dxa"/>
            <w:hideMark/>
          </w:tcPr>
          <w:p w14:paraId="663FB1BC" w14:textId="77777777" w:rsidR="006E0299" w:rsidRDefault="006E0299" w:rsidP="00ED688D">
            <w:pPr>
              <w:pStyle w:val="a5"/>
              <w:rPr>
                <w:rFonts w:eastAsia="FangSong_GB2312"/>
                <w:lang w:eastAsia="en-US"/>
              </w:rPr>
            </w:pPr>
            <w:r>
              <w:rPr>
                <w:rFonts w:eastAsia="FangSong_GB2312"/>
                <w:lang w:eastAsia="en-US"/>
              </w:rPr>
              <w:t>ЛА</w:t>
            </w:r>
          </w:p>
        </w:tc>
        <w:tc>
          <w:tcPr>
            <w:tcW w:w="8023" w:type="dxa"/>
            <w:hideMark/>
          </w:tcPr>
          <w:p w14:paraId="34925BC1" w14:textId="77777777" w:rsidR="006E0299" w:rsidRDefault="006E0299" w:rsidP="00ED688D">
            <w:pPr>
              <w:pStyle w:val="a5"/>
              <w:rPr>
                <w:rFonts w:eastAsia="FangSong_GB2312"/>
                <w:lang w:eastAsia="en-US"/>
              </w:rPr>
            </w:pPr>
            <w:r>
              <w:rPr>
                <w:rFonts w:eastAsia="FangSong_GB2312"/>
                <w:lang w:eastAsia="en-US"/>
              </w:rPr>
              <w:t>- летательный аппарат</w:t>
            </w:r>
          </w:p>
        </w:tc>
      </w:tr>
      <w:tr w:rsidR="006E0299" w14:paraId="235E02B5" w14:textId="77777777" w:rsidTr="006E0299">
        <w:trPr>
          <w:jc w:val="center"/>
        </w:trPr>
        <w:tc>
          <w:tcPr>
            <w:tcW w:w="1548" w:type="dxa"/>
            <w:hideMark/>
          </w:tcPr>
          <w:p w14:paraId="63D73BC7" w14:textId="77777777" w:rsidR="006E0299" w:rsidRDefault="006E0299" w:rsidP="00ED688D">
            <w:pPr>
              <w:pStyle w:val="a5"/>
              <w:rPr>
                <w:rFonts w:eastAsia="FangSong_GB2312"/>
                <w:lang w:eastAsia="en-US"/>
              </w:rPr>
            </w:pPr>
            <w:r>
              <w:rPr>
                <w:rFonts w:eastAsia="FangSong_GB2312"/>
                <w:lang w:eastAsia="en-US"/>
              </w:rPr>
              <w:t>ПБО</w:t>
            </w:r>
          </w:p>
        </w:tc>
        <w:tc>
          <w:tcPr>
            <w:tcW w:w="8023" w:type="dxa"/>
            <w:hideMark/>
          </w:tcPr>
          <w:p w14:paraId="531D3A9A" w14:textId="77777777" w:rsidR="006E0299" w:rsidRDefault="006E0299" w:rsidP="00ED688D">
            <w:pPr>
              <w:pStyle w:val="a5"/>
              <w:ind w:left="0" w:firstLine="0"/>
              <w:rPr>
                <w:rFonts w:eastAsia="FangSong_GB2312"/>
                <w:lang w:eastAsia="en-US"/>
              </w:rPr>
            </w:pPr>
            <w:r>
              <w:rPr>
                <w:rFonts w:eastAsia="FangSong_GB2312"/>
                <w:lang w:eastAsia="en-US"/>
              </w:rPr>
              <w:t>- переднебоковой обзор</w:t>
            </w:r>
          </w:p>
        </w:tc>
      </w:tr>
      <w:tr w:rsidR="006E0299" w14:paraId="36237A6F" w14:textId="77777777" w:rsidTr="006E0299">
        <w:trPr>
          <w:jc w:val="center"/>
        </w:trPr>
        <w:tc>
          <w:tcPr>
            <w:tcW w:w="1548" w:type="dxa"/>
            <w:hideMark/>
          </w:tcPr>
          <w:p w14:paraId="689AAEA5" w14:textId="77777777" w:rsidR="006E0299" w:rsidRDefault="006E0299" w:rsidP="00ED688D">
            <w:pPr>
              <w:pStyle w:val="a5"/>
              <w:rPr>
                <w:rFonts w:eastAsia="FangSong_GB2312"/>
                <w:lang w:eastAsia="en-US"/>
              </w:rPr>
            </w:pPr>
            <w:r>
              <w:rPr>
                <w:rFonts w:eastAsia="FangSong_GB2312"/>
                <w:lang w:eastAsia="en-US"/>
              </w:rPr>
              <w:t>ПП</w:t>
            </w:r>
          </w:p>
        </w:tc>
        <w:tc>
          <w:tcPr>
            <w:tcW w:w="8023" w:type="dxa"/>
            <w:hideMark/>
          </w:tcPr>
          <w:p w14:paraId="112AE86E" w14:textId="77777777" w:rsidR="006E0299" w:rsidRDefault="006E0299" w:rsidP="00ED688D">
            <w:pPr>
              <w:pStyle w:val="a5"/>
              <w:ind w:left="0" w:firstLine="0"/>
              <w:rPr>
                <w:rFonts w:eastAsia="FangSong_GB2312"/>
                <w:lang w:eastAsia="en-US"/>
              </w:rPr>
            </w:pPr>
            <w:r>
              <w:rPr>
                <w:rFonts w:eastAsia="FangSong_GB2312"/>
                <w:lang w:eastAsia="en-US"/>
              </w:rPr>
              <w:t>- подстилающая поверхность</w:t>
            </w:r>
          </w:p>
        </w:tc>
      </w:tr>
      <w:tr w:rsidR="006E0299" w14:paraId="4F6A98E6" w14:textId="77777777" w:rsidTr="006E0299">
        <w:trPr>
          <w:jc w:val="center"/>
        </w:trPr>
        <w:tc>
          <w:tcPr>
            <w:tcW w:w="1548" w:type="dxa"/>
            <w:hideMark/>
          </w:tcPr>
          <w:p w14:paraId="0A1CD031" w14:textId="77777777" w:rsidR="006E0299" w:rsidRDefault="006E0299" w:rsidP="00ED688D">
            <w:pPr>
              <w:pStyle w:val="a5"/>
              <w:rPr>
                <w:lang w:eastAsia="en-US"/>
              </w:rPr>
            </w:pPr>
            <w:r>
              <w:rPr>
                <w:lang w:eastAsia="en-US"/>
              </w:rPr>
              <w:t>РЛИ</w:t>
            </w:r>
          </w:p>
        </w:tc>
        <w:tc>
          <w:tcPr>
            <w:tcW w:w="8023" w:type="dxa"/>
            <w:hideMark/>
          </w:tcPr>
          <w:p w14:paraId="0E6B8F71" w14:textId="77777777" w:rsidR="006E0299" w:rsidRDefault="006E0299" w:rsidP="00ED688D">
            <w:pPr>
              <w:pStyle w:val="a5"/>
              <w:rPr>
                <w:lang w:eastAsia="en-US"/>
              </w:rPr>
            </w:pPr>
            <w:r>
              <w:rPr>
                <w:lang w:eastAsia="en-US"/>
              </w:rPr>
              <w:t>- радиолокационное изображение</w:t>
            </w:r>
          </w:p>
        </w:tc>
      </w:tr>
      <w:tr w:rsidR="006E0299" w14:paraId="4EC2B85C" w14:textId="77777777" w:rsidTr="006E0299">
        <w:trPr>
          <w:jc w:val="center"/>
        </w:trPr>
        <w:tc>
          <w:tcPr>
            <w:tcW w:w="1548" w:type="dxa"/>
            <w:hideMark/>
          </w:tcPr>
          <w:p w14:paraId="477887E5" w14:textId="77777777" w:rsidR="006E0299" w:rsidRDefault="006E0299" w:rsidP="00ED688D">
            <w:pPr>
              <w:pStyle w:val="a5"/>
              <w:rPr>
                <w:lang w:eastAsia="en-US"/>
              </w:rPr>
            </w:pPr>
            <w:r>
              <w:rPr>
                <w:lang w:eastAsia="en-US"/>
              </w:rPr>
              <w:t>СА</w:t>
            </w:r>
          </w:p>
        </w:tc>
        <w:tc>
          <w:tcPr>
            <w:tcW w:w="8023" w:type="dxa"/>
            <w:hideMark/>
          </w:tcPr>
          <w:p w14:paraId="76023BF2" w14:textId="77777777" w:rsidR="006E0299" w:rsidRDefault="006E0299" w:rsidP="00ED688D">
            <w:pPr>
              <w:pStyle w:val="a5"/>
              <w:rPr>
                <w:lang w:eastAsia="en-US"/>
              </w:rPr>
            </w:pPr>
            <w:r>
              <w:rPr>
                <w:lang w:eastAsia="en-US"/>
              </w:rPr>
              <w:t>- синтезированная апертура антенны</w:t>
            </w:r>
          </w:p>
        </w:tc>
      </w:tr>
      <w:tr w:rsidR="006E0299" w14:paraId="5AC88345" w14:textId="77777777" w:rsidTr="006E0299">
        <w:trPr>
          <w:jc w:val="center"/>
        </w:trPr>
        <w:tc>
          <w:tcPr>
            <w:tcW w:w="1548" w:type="dxa"/>
            <w:hideMark/>
          </w:tcPr>
          <w:p w14:paraId="1F278E98" w14:textId="77777777" w:rsidR="006E0299" w:rsidRDefault="006E0299" w:rsidP="00ED688D">
            <w:pPr>
              <w:pStyle w:val="a5"/>
              <w:rPr>
                <w:lang w:eastAsia="en-US"/>
              </w:rPr>
            </w:pPr>
            <w:r>
              <w:rPr>
                <w:lang w:eastAsia="en-US"/>
              </w:rPr>
              <w:t>ТО</w:t>
            </w:r>
          </w:p>
        </w:tc>
        <w:tc>
          <w:tcPr>
            <w:tcW w:w="8023" w:type="dxa"/>
            <w:hideMark/>
          </w:tcPr>
          <w:p w14:paraId="4B9629A5" w14:textId="77777777" w:rsidR="006E0299" w:rsidRDefault="006E0299" w:rsidP="00ED688D">
            <w:pPr>
              <w:pStyle w:val="a5"/>
              <w:rPr>
                <w:lang w:eastAsia="en-US"/>
              </w:rPr>
            </w:pPr>
            <w:r>
              <w:rPr>
                <w:lang w:eastAsia="en-US"/>
              </w:rPr>
              <w:t>- телескопический обзор</w:t>
            </w:r>
          </w:p>
        </w:tc>
      </w:tr>
      <w:tr w:rsidR="00312CDF" w14:paraId="7507B3E4" w14:textId="77777777" w:rsidTr="006E0299">
        <w:trPr>
          <w:jc w:val="center"/>
        </w:trPr>
        <w:tc>
          <w:tcPr>
            <w:tcW w:w="1548" w:type="dxa"/>
          </w:tcPr>
          <w:p w14:paraId="5960D039" w14:textId="77777777" w:rsidR="00312CDF" w:rsidRDefault="00312CDF" w:rsidP="00ED688D">
            <w:pPr>
              <w:pStyle w:val="a5"/>
              <w:rPr>
                <w:lang w:eastAsia="en-US"/>
              </w:rPr>
            </w:pPr>
            <w:r>
              <w:rPr>
                <w:lang w:eastAsia="en-US"/>
              </w:rPr>
              <w:t>ТТХ</w:t>
            </w:r>
          </w:p>
        </w:tc>
        <w:tc>
          <w:tcPr>
            <w:tcW w:w="8023" w:type="dxa"/>
          </w:tcPr>
          <w:p w14:paraId="7220F298" w14:textId="77777777" w:rsidR="00312CDF" w:rsidRDefault="00312CDF" w:rsidP="00ED688D">
            <w:pPr>
              <w:pStyle w:val="a5"/>
              <w:rPr>
                <w:lang w:eastAsia="en-US"/>
              </w:rPr>
            </w:pPr>
            <w:r>
              <w:rPr>
                <w:lang w:eastAsia="en-US"/>
              </w:rPr>
              <w:t>- тактико-технические характеристики</w:t>
            </w:r>
          </w:p>
        </w:tc>
      </w:tr>
      <w:tr w:rsidR="006E0299" w14:paraId="5ACD4945" w14:textId="77777777" w:rsidTr="006E0299">
        <w:trPr>
          <w:jc w:val="center"/>
        </w:trPr>
        <w:tc>
          <w:tcPr>
            <w:tcW w:w="1548" w:type="dxa"/>
            <w:hideMark/>
          </w:tcPr>
          <w:p w14:paraId="438D29A3" w14:textId="77777777" w:rsidR="006E0299" w:rsidRDefault="006E0299" w:rsidP="00ED688D">
            <w:pPr>
              <w:pStyle w:val="a5"/>
              <w:rPr>
                <w:lang w:eastAsia="en-US"/>
              </w:rPr>
            </w:pPr>
            <w:r>
              <w:rPr>
                <w:lang w:eastAsia="en-US"/>
              </w:rPr>
              <w:t>ФЦА</w:t>
            </w:r>
          </w:p>
        </w:tc>
        <w:tc>
          <w:tcPr>
            <w:tcW w:w="8023" w:type="dxa"/>
            <w:hideMark/>
          </w:tcPr>
          <w:p w14:paraId="19833D24" w14:textId="77777777" w:rsidR="006E0299" w:rsidRDefault="006E0299" w:rsidP="00ED688D">
            <w:pPr>
              <w:pStyle w:val="a5"/>
              <w:rPr>
                <w:lang w:eastAsia="en-US"/>
              </w:rPr>
            </w:pPr>
            <w:r>
              <w:rPr>
                <w:lang w:eastAsia="en-US"/>
              </w:rPr>
              <w:t>- фазовый центр антенны</w:t>
            </w:r>
          </w:p>
        </w:tc>
      </w:tr>
      <w:tr w:rsidR="006E0299" w14:paraId="7B24B841" w14:textId="77777777" w:rsidTr="006E0299">
        <w:trPr>
          <w:jc w:val="center"/>
        </w:trPr>
        <w:tc>
          <w:tcPr>
            <w:tcW w:w="1548" w:type="dxa"/>
            <w:hideMark/>
          </w:tcPr>
          <w:p w14:paraId="1080C8F1" w14:textId="77777777" w:rsidR="006E0299" w:rsidRDefault="006E0299" w:rsidP="00ED688D">
            <w:pPr>
              <w:pStyle w:val="a5"/>
              <w:rPr>
                <w:lang w:eastAsia="en-US"/>
              </w:rPr>
            </w:pPr>
            <w:r>
              <w:rPr>
                <w:lang w:eastAsia="en-US"/>
              </w:rPr>
              <w:t>ЭПР</w:t>
            </w:r>
          </w:p>
        </w:tc>
        <w:tc>
          <w:tcPr>
            <w:tcW w:w="8023" w:type="dxa"/>
            <w:hideMark/>
          </w:tcPr>
          <w:p w14:paraId="37A9761B" w14:textId="77777777" w:rsidR="006E0299" w:rsidRDefault="006E0299" w:rsidP="00ED688D">
            <w:pPr>
              <w:pStyle w:val="a5"/>
              <w:rPr>
                <w:lang w:eastAsia="en-US"/>
              </w:rPr>
            </w:pPr>
            <w:r>
              <w:rPr>
                <w:lang w:eastAsia="en-US"/>
              </w:rPr>
              <w:t>- эффективная поверхность рассеивания</w:t>
            </w:r>
          </w:p>
        </w:tc>
      </w:tr>
      <w:bookmarkEnd w:id="4"/>
    </w:tbl>
    <w:p w14:paraId="4ABD9CA2" w14:textId="77777777" w:rsidR="006E0299" w:rsidRDefault="006E0299" w:rsidP="00ED688D">
      <w:pPr>
        <w:spacing w:line="240" w:lineRule="auto"/>
      </w:pPr>
    </w:p>
    <w:p w14:paraId="672ED8FA" w14:textId="77777777" w:rsidR="006E0299" w:rsidRDefault="006E0299" w:rsidP="00ED688D">
      <w:pPr>
        <w:spacing w:line="240" w:lineRule="auto"/>
        <w:rPr>
          <w:rFonts w:eastAsia="仿宋" w:cs="Arial"/>
          <w:szCs w:val="28"/>
        </w:rPr>
      </w:pPr>
      <w:r>
        <w:br w:type="page"/>
      </w:r>
    </w:p>
    <w:p w14:paraId="0B46DEC4" w14:textId="602B5823" w:rsidR="006E0299" w:rsidRDefault="006E0299" w:rsidP="00ED688D">
      <w:pPr>
        <w:pStyle w:val="2"/>
        <w:spacing w:line="240" w:lineRule="auto"/>
      </w:pPr>
      <w:r>
        <w:lastRenderedPageBreak/>
        <w:t xml:space="preserve">Алгоритм формирования </w:t>
      </w:r>
      <w:bookmarkEnd w:id="1"/>
      <w:bookmarkEnd w:id="2"/>
      <w:bookmarkEnd w:id="3"/>
      <w:r w:rsidR="002F0938">
        <w:t>дезинформирующих помех</w:t>
      </w:r>
      <w:r>
        <w:t xml:space="preserve"> в режиме «воздух-поверхность»</w:t>
      </w:r>
    </w:p>
    <w:p w14:paraId="79E11E43" w14:textId="1E8C45B8" w:rsidR="002F0938" w:rsidRDefault="002F0938" w:rsidP="00ED688D">
      <w:pPr>
        <w:spacing w:line="240" w:lineRule="auto"/>
      </w:pPr>
      <w:r>
        <w:t>А</w:t>
      </w:r>
      <w:r w:rsidR="00ED688D">
        <w:t xml:space="preserve">лгоритм формирования </w:t>
      </w:r>
      <w:r>
        <w:t>дезинформирующих помех в режиме «воздух-поверхность» рассчитывает имитирующ</w:t>
      </w:r>
      <w:r w:rsidR="00642ADD">
        <w:t>ие</w:t>
      </w:r>
      <w:r>
        <w:t xml:space="preserve"> помех</w:t>
      </w:r>
      <w:r w:rsidR="00642ADD">
        <w:t>и</w:t>
      </w:r>
      <w:r>
        <w:t xml:space="preserve"> ретрансляционного типа для каналов азимута и дальности приемника БРЛС</w:t>
      </w:r>
      <w:r w:rsidR="0021134B" w:rsidRPr="0021134B">
        <w:t xml:space="preserve"> </w:t>
      </w:r>
      <w:r w:rsidR="0021134B">
        <w:t>при воздействии по главному лепестку ДНА</w:t>
      </w:r>
      <w:r>
        <w:t xml:space="preserve">. </w:t>
      </w:r>
      <w:r w:rsidR="00793710">
        <w:t xml:space="preserve">В качестве модуляции ретранслируемого сигнала для формирования помехи используется фазовая периодическая манипуляция 1/-1 или псевдослучайная манипуляция. </w:t>
      </w:r>
      <w:r w:rsidR="00642ADD">
        <w:t>Также в алгоритме учитывается возможность изменения параметров модуляции ретранслируемого сигнала для управления положением ложных целей на радиолокационном изображении.</w:t>
      </w:r>
    </w:p>
    <w:p w14:paraId="050C3B9F" w14:textId="57CFF7E1" w:rsidR="00715861" w:rsidRPr="00715861" w:rsidRDefault="00715861" w:rsidP="00B67DDA">
      <w:pPr>
        <w:spacing w:line="240" w:lineRule="auto"/>
        <w:ind w:firstLine="0"/>
      </w:pPr>
    </w:p>
    <w:p w14:paraId="08C7E451" w14:textId="77777777" w:rsidR="002313A3" w:rsidRDefault="002313A3" w:rsidP="00ED688D">
      <w:pPr>
        <w:pStyle w:val="3"/>
        <w:spacing w:after="240" w:line="240" w:lineRule="auto"/>
      </w:pPr>
      <w:bookmarkStart w:id="5" w:name="_Toc500412059"/>
      <w:bookmarkStart w:id="6" w:name="_Toc39744829"/>
      <w:r>
        <w:t>Предустановленные параметры</w:t>
      </w:r>
      <w:bookmarkEnd w:id="5"/>
      <w:bookmarkEnd w:id="6"/>
    </w:p>
    <w:p w14:paraId="108BD71B" w14:textId="513948A4" w:rsidR="00653541" w:rsidRDefault="002313A3" w:rsidP="00ED688D">
      <w:pPr>
        <w:pStyle w:val="a4"/>
        <w:spacing w:line="240" w:lineRule="auto"/>
        <w:rPr>
          <w:color w:val="auto"/>
        </w:rPr>
      </w:pPr>
      <w:r>
        <w:rPr>
          <w:color w:val="auto"/>
        </w:rPr>
        <w:t>При моделировании отсчетов принятого сигнала, используются предустановленные параметры, обусловленные характеристиками БРЛС, видом обзора земной поверхности, а также характеристиками конкретного типа цели. Перечень используемых параметров представлен в таблице 1.1.</w:t>
      </w:r>
    </w:p>
    <w:tbl>
      <w:tblPr>
        <w:tblpPr w:leftFromText="180" w:rightFromText="180" w:vertAnchor="text" w:horzAnchor="margin" w:tblpY="190"/>
        <w:tblW w:w="10035" w:type="dxa"/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672"/>
        <w:gridCol w:w="543"/>
        <w:gridCol w:w="529"/>
        <w:gridCol w:w="916"/>
        <w:gridCol w:w="1054"/>
        <w:gridCol w:w="1214"/>
        <w:gridCol w:w="4643"/>
        <w:gridCol w:w="464"/>
      </w:tblGrid>
      <w:tr w:rsidR="006E28BD" w14:paraId="5FC7E25E" w14:textId="77777777" w:rsidTr="006E28BD">
        <w:trPr>
          <w:cantSplit/>
          <w:trHeight w:hRule="exact" w:val="523"/>
        </w:trPr>
        <w:tc>
          <w:tcPr>
            <w:tcW w:w="1215" w:type="dxa"/>
            <w:gridSpan w:val="2"/>
            <w:hideMark/>
          </w:tcPr>
          <w:p w14:paraId="34D24D86" w14:textId="77777777" w:rsidR="006E28BD" w:rsidRDefault="006E28BD" w:rsidP="00ED688D">
            <w:pPr>
              <w:pStyle w:val="a5"/>
              <w:rPr>
                <w:b/>
                <w:lang w:eastAsia="en-US"/>
              </w:rPr>
            </w:pPr>
            <w:r>
              <w:rPr>
                <w:lang w:eastAsia="en-US"/>
              </w:rPr>
              <w:t>Таблица</w:t>
            </w:r>
          </w:p>
        </w:tc>
        <w:tc>
          <w:tcPr>
            <w:tcW w:w="529" w:type="dxa"/>
            <w:hideMark/>
          </w:tcPr>
          <w:p w14:paraId="02F4EF04" w14:textId="77777777" w:rsidR="006E28BD" w:rsidRDefault="006E28BD" w:rsidP="00ED688D">
            <w:pPr>
              <w:pStyle w:val="a8"/>
              <w:spacing w:line="240" w:lineRule="auto"/>
              <w:ind w:firstLine="0"/>
              <w:jc w:val="left"/>
              <w:rPr>
                <w:b w:val="0"/>
                <w:color w:val="auto"/>
                <w:sz w:val="28"/>
                <w:szCs w:val="28"/>
              </w:rPr>
            </w:pPr>
            <w:bookmarkStart w:id="7" w:name="_Ref39337945"/>
            <w:r>
              <w:rPr>
                <w:b w:val="0"/>
                <w:sz w:val="28"/>
                <w:szCs w:val="28"/>
              </w:rPr>
              <w:t>1</w:t>
            </w:r>
            <w:r>
              <w:rPr>
                <w:b w:val="0"/>
                <w:color w:val="auto"/>
                <w:sz w:val="28"/>
                <w:szCs w:val="28"/>
              </w:rPr>
              <w:t>.</w:t>
            </w:r>
            <w:bookmarkEnd w:id="7"/>
            <w:r>
              <w:rPr>
                <w:b w:val="0"/>
                <w:sz w:val="28"/>
                <w:szCs w:val="28"/>
              </w:rPr>
              <w:t>1</w:t>
            </w:r>
          </w:p>
        </w:tc>
        <w:tc>
          <w:tcPr>
            <w:tcW w:w="8291" w:type="dxa"/>
            <w:gridSpan w:val="5"/>
            <w:hideMark/>
          </w:tcPr>
          <w:p w14:paraId="09821E0F" w14:textId="77777777" w:rsidR="006E28BD" w:rsidRDefault="006E28BD" w:rsidP="00ED688D">
            <w:pPr>
              <w:pStyle w:val="aa"/>
              <w:rPr>
                <w:bCs/>
                <w:color w:val="auto"/>
                <w:lang w:eastAsia="en-US"/>
              </w:rPr>
            </w:pPr>
            <w:r>
              <w:rPr>
                <w:color w:val="auto"/>
                <w:lang w:eastAsia="en-US"/>
              </w:rPr>
              <w:t xml:space="preserve"> – Предустановленные параметры моделирования</w:t>
            </w:r>
          </w:p>
        </w:tc>
      </w:tr>
      <w:tr w:rsidR="006E28BD" w14:paraId="11087E01" w14:textId="77777777" w:rsidTr="006E28BD">
        <w:trPr>
          <w:gridAfter w:val="1"/>
          <w:wAfter w:w="464" w:type="dxa"/>
          <w:tblHeader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2441479" w14:textId="77777777" w:rsidR="006E28BD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№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8D21277" w14:textId="77777777" w:rsidR="006E28BD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Обозначение</w: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E1B3507" w14:textId="77777777" w:rsidR="006E28BD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Ед. изм.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4CE0032" w14:textId="77777777" w:rsidR="006E28BD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Значение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DEA4FEA" w14:textId="77777777" w:rsidR="006E28BD" w:rsidRDefault="006E28BD" w:rsidP="00ED688D">
            <w:pPr>
              <w:spacing w:line="240" w:lineRule="auto"/>
              <w:ind w:hanging="2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Название</w:t>
            </w:r>
          </w:p>
        </w:tc>
      </w:tr>
      <w:tr w:rsidR="006E28BD" w14:paraId="6FEDFD0D" w14:textId="77777777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D6B679" w14:textId="77777777" w:rsidR="006E28BD" w:rsidRPr="00653541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 w:rsidRPr="00653541">
              <w:rPr>
                <w:color w:val="auto"/>
                <w:position w:val="-12"/>
                <w:sz w:val="24"/>
                <w:lang w:eastAsia="en-US"/>
              </w:rPr>
              <w:t>1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122E5BA" w14:textId="77777777" w:rsidR="006E28BD" w:rsidRDefault="006E28BD" w:rsidP="00ED688D">
            <w:pPr>
              <w:keepNext/>
              <w:spacing w:before="240" w:line="240" w:lineRule="auto"/>
              <w:ind w:firstLine="0"/>
              <w:jc w:val="center"/>
              <w:rPr>
                <w:color w:val="auto"/>
                <w:position w:val="-6"/>
                <w:sz w:val="24"/>
                <w:lang w:eastAsia="en-US"/>
              </w:rPr>
            </w:pPr>
            <w:r w:rsidRPr="008446C3">
              <w:rPr>
                <w:color w:val="auto"/>
                <w:position w:val="-16"/>
                <w:sz w:val="24"/>
                <w:lang w:eastAsia="en-US"/>
              </w:rPr>
              <w:object w:dxaOrig="1540" w:dyaOrig="420" w14:anchorId="68426EB7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77.35pt;height:21.85pt" o:ole="">
                  <v:imagedata r:id="rId6" o:title=""/>
                </v:shape>
                <o:OLEObject Type="Embed" ProgID="Equation.DSMT4" ShapeID="_x0000_i1025" DrawAspect="Content" ObjectID="_1664468298" r:id="rId7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2D3B2AA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м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E79F008" w14:textId="77777777" w:rsidR="006E28BD" w:rsidRDefault="006E28BD" w:rsidP="00ED688D">
            <w:pPr>
              <w:keepNext/>
              <w:spacing w:before="240" w:line="240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position w:val="-10"/>
                <w:sz w:val="24"/>
                <w:lang w:val="en-US" w:eastAsia="en-US"/>
              </w:rPr>
              <w:t>0,0,</w:t>
            </w:r>
            <w:r>
              <w:rPr>
                <w:color w:val="auto"/>
                <w:position w:val="-10"/>
                <w:sz w:val="24"/>
                <w:lang w:eastAsia="en-US"/>
              </w:rPr>
              <w:t>6000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6FA6B2A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 xml:space="preserve">Прямоугольные координаты ФЦА БРЛС в момент времени синтезирования </w:t>
            </w:r>
            <w:r w:rsidRPr="009E293A">
              <w:rPr>
                <w:color w:val="auto"/>
                <w:position w:val="-16"/>
                <w:sz w:val="24"/>
                <w:lang w:eastAsia="en-US"/>
              </w:rPr>
              <w:object w:dxaOrig="859" w:dyaOrig="420" w14:anchorId="579E484F">
                <v:shape id="_x0000_i1026" type="#_x0000_t75" style="width:42.65pt;height:21.85pt" o:ole="">
                  <v:imagedata r:id="rId8" o:title=""/>
                </v:shape>
                <o:OLEObject Type="Embed" ProgID="Equation.DSMT4" ShapeID="_x0000_i1026" DrawAspect="Content" ObjectID="_1664468299" r:id="rId9"/>
              </w:object>
            </w:r>
          </w:p>
        </w:tc>
      </w:tr>
      <w:tr w:rsidR="006E28BD" w14:paraId="355103F3" w14:textId="77777777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11D0EA" w14:textId="77777777" w:rsidR="006E28BD" w:rsidRPr="00653541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 w:rsidRPr="00653541">
              <w:rPr>
                <w:color w:val="auto"/>
                <w:position w:val="-12"/>
                <w:sz w:val="24"/>
                <w:lang w:eastAsia="en-US"/>
              </w:rPr>
              <w:t>2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E8857C7" w14:textId="77777777" w:rsidR="006E28BD" w:rsidRPr="008446C3" w:rsidRDefault="006E28BD" w:rsidP="00ED688D">
            <w:pPr>
              <w:keepNext/>
              <w:spacing w:before="240" w:line="240" w:lineRule="auto"/>
              <w:ind w:firstLine="0"/>
              <w:jc w:val="center"/>
              <w:rPr>
                <w:color w:val="auto"/>
                <w:sz w:val="24"/>
                <w:lang w:eastAsia="en-US"/>
              </w:rPr>
            </w:pPr>
            <w:r w:rsidRPr="00A169A1">
              <w:rPr>
                <w:color w:val="auto"/>
                <w:position w:val="-12"/>
                <w:sz w:val="24"/>
                <w:lang w:eastAsia="en-US"/>
              </w:rPr>
              <w:object w:dxaOrig="960" w:dyaOrig="380" w14:anchorId="6E48D2C4">
                <v:shape id="_x0000_i1027" type="#_x0000_t75" style="width:47.45pt;height:17.6pt" o:ole="">
                  <v:imagedata r:id="rId10" o:title=""/>
                </v:shape>
                <o:OLEObject Type="Embed" ProgID="Equation.DSMT4" ShapeID="_x0000_i1027" DrawAspect="Content" ObjectID="_1664468300" r:id="rId11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F9C6507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м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DDCA193" w14:textId="77777777" w:rsidR="006E28BD" w:rsidRPr="00A169A1" w:rsidRDefault="006E28BD" w:rsidP="00ED688D">
            <w:pPr>
              <w:keepNext/>
              <w:spacing w:before="240" w:line="240" w:lineRule="auto"/>
              <w:ind w:firstLine="0"/>
              <w:rPr>
                <w:color w:val="auto"/>
                <w:position w:val="-10"/>
                <w:sz w:val="24"/>
                <w:lang w:eastAsia="en-US"/>
              </w:rPr>
            </w:pPr>
            <w:r>
              <w:rPr>
                <w:color w:val="auto"/>
                <w:position w:val="-10"/>
                <w:sz w:val="24"/>
                <w:lang w:eastAsia="en-US"/>
              </w:rPr>
              <w:t>0, 0, 0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42F4AAF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Координаты центра участка картографирования</w:t>
            </w:r>
          </w:p>
        </w:tc>
      </w:tr>
      <w:tr w:rsidR="006E28BD" w14:paraId="4BFC05A9" w14:textId="77777777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115C18" w14:textId="77777777" w:rsidR="006E28BD" w:rsidRPr="00653541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 w:rsidRPr="00653541">
              <w:rPr>
                <w:color w:val="auto"/>
                <w:position w:val="-12"/>
                <w:sz w:val="24"/>
                <w:lang w:eastAsia="en-US"/>
              </w:rPr>
              <w:t>3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506BDE4" w14:textId="77777777" w:rsidR="006E28BD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val="en-US" w:eastAsia="en-US"/>
              </w:rPr>
            </w:pPr>
            <w:r>
              <w:rPr>
                <w:color w:val="auto"/>
                <w:position w:val="-16"/>
                <w:sz w:val="24"/>
                <w:lang w:val="en-US" w:eastAsia="en-US"/>
              </w:rPr>
              <w:object w:dxaOrig="580" w:dyaOrig="460" w14:anchorId="7ACAA1C2">
                <v:shape id="_x0000_i1028" type="#_x0000_t75" style="width:29.35pt;height:24.55pt" o:ole="">
                  <v:imagedata r:id="rId12" o:title=""/>
                </v:shape>
                <o:OLEObject Type="Embed" ProgID="Equation.DSMT4" ShapeID="_x0000_i1028" DrawAspect="Content" ObjectID="_1664468301" r:id="rId13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EAF9E02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град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24D9376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3.0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51EDC73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Ширина ДНА по азимуту</w:t>
            </w:r>
          </w:p>
        </w:tc>
      </w:tr>
      <w:tr w:rsidR="006E28BD" w14:paraId="0E361905" w14:textId="77777777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721517" w14:textId="77777777" w:rsidR="006E28BD" w:rsidRPr="00653541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 w:rsidRPr="00653541">
              <w:rPr>
                <w:color w:val="auto"/>
                <w:position w:val="-12"/>
                <w:sz w:val="24"/>
                <w:lang w:eastAsia="en-US"/>
              </w:rPr>
              <w:t>4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99FCE07" w14:textId="77777777" w:rsidR="006E28BD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val="en-US" w:eastAsia="en-US"/>
              </w:rPr>
            </w:pPr>
            <w:r>
              <w:rPr>
                <w:color w:val="auto"/>
                <w:position w:val="-12"/>
                <w:sz w:val="24"/>
                <w:lang w:val="en-US" w:eastAsia="en-US"/>
              </w:rPr>
              <w:object w:dxaOrig="560" w:dyaOrig="420" w14:anchorId="4AAC99B8">
                <v:shape id="_x0000_i1029" type="#_x0000_t75" style="width:27.75pt;height:22.4pt" o:ole="">
                  <v:imagedata r:id="rId14" o:title=""/>
                </v:shape>
                <o:OLEObject Type="Embed" ProgID="Equation.DSMT4" ShapeID="_x0000_i1029" DrawAspect="Content" ObjectID="_1664468302" r:id="rId15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2AF9EA3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град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665A09E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3.0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3CF993A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Ширина ДНА по углу места</w:t>
            </w:r>
          </w:p>
        </w:tc>
      </w:tr>
      <w:tr w:rsidR="006E28BD" w14:paraId="0DA447AA" w14:textId="77777777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6A8B37" w14:textId="77777777" w:rsidR="006E28BD" w:rsidRPr="00653541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 w:rsidRPr="00653541">
              <w:rPr>
                <w:color w:val="auto"/>
                <w:position w:val="-12"/>
                <w:sz w:val="24"/>
                <w:lang w:eastAsia="en-US"/>
              </w:rPr>
              <w:t>5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E6B91E0" w14:textId="77777777" w:rsidR="006E28BD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 w:rsidRPr="00A169A1">
              <w:rPr>
                <w:color w:val="auto"/>
                <w:position w:val="-12"/>
                <w:sz w:val="24"/>
                <w:lang w:eastAsia="en-US"/>
              </w:rPr>
              <w:object w:dxaOrig="520" w:dyaOrig="380" w14:anchorId="5A9206A0">
                <v:shape id="_x0000_i1030" type="#_x0000_t75" style="width:25.05pt;height:17.6pt" o:ole="">
                  <v:imagedata r:id="rId16" o:title=""/>
                </v:shape>
                <o:OLEObject Type="Embed" ProgID="Equation.DSMT4" ShapeID="_x0000_i1030" DrawAspect="Content" ObjectID="_1664468303" r:id="rId17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FC8107E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proofErr w:type="gramStart"/>
            <w:r>
              <w:rPr>
                <w:color w:val="auto"/>
                <w:position w:val="-12"/>
                <w:sz w:val="24"/>
                <w:lang w:eastAsia="en-US"/>
              </w:rPr>
              <w:t>м</w:t>
            </w:r>
            <w:proofErr w:type="gramEnd"/>
            <w:r>
              <w:rPr>
                <w:color w:val="auto"/>
                <w:position w:val="-12"/>
                <w:sz w:val="24"/>
                <w:lang w:eastAsia="en-US"/>
              </w:rPr>
              <w:t>/с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92DB4F8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350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9849066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Скорость движения носителя БРЛС</w:t>
            </w:r>
          </w:p>
        </w:tc>
      </w:tr>
      <w:tr w:rsidR="006E28BD" w14:paraId="6170377C" w14:textId="77777777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5DF77B" w14:textId="77777777" w:rsidR="006E28BD" w:rsidRPr="00653541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 w:rsidRPr="00653541">
              <w:rPr>
                <w:color w:val="auto"/>
                <w:position w:val="-12"/>
                <w:sz w:val="24"/>
                <w:lang w:eastAsia="en-US"/>
              </w:rPr>
              <w:t>6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9EC28C4" w14:textId="77777777" w:rsidR="006E28BD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position w:val="-6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object w:dxaOrig="240" w:dyaOrig="405" w14:anchorId="2F151FB6">
                <v:shape id="_x0000_i1031" type="#_x0000_t75" style="width:12.8pt;height:20.25pt" o:ole="">
                  <v:imagedata r:id="rId18" o:title=""/>
                </v:shape>
                <o:OLEObject Type="Embed" ProgID="Equation.3" ShapeID="_x0000_i1031" DrawAspect="Content" ObjectID="_1664468304" r:id="rId19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3E49D14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кВт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46AD2BF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10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123B1FE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Импульсная мощность зондирующего сигнала</w:t>
            </w:r>
          </w:p>
        </w:tc>
      </w:tr>
      <w:tr w:rsidR="006E28BD" w14:paraId="0208BADB" w14:textId="77777777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90D8490" w14:textId="77777777" w:rsidR="006E28BD" w:rsidRPr="00653541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 w:rsidRPr="00653541">
              <w:rPr>
                <w:color w:val="auto"/>
                <w:position w:val="-12"/>
                <w:sz w:val="24"/>
                <w:lang w:eastAsia="en-US"/>
              </w:rPr>
              <w:t>7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6A34D1A" w14:textId="77777777" w:rsidR="006E28BD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position w:val="-6"/>
                <w:sz w:val="24"/>
                <w:lang w:eastAsia="en-US"/>
              </w:rPr>
              <w:object w:dxaOrig="135" w:dyaOrig="255" w14:anchorId="586E5F0F">
                <v:shape id="_x0000_i1032" type="#_x0000_t75" style="width:6.95pt;height:12.8pt" o:ole="">
                  <v:imagedata r:id="rId20" o:title=""/>
                </v:shape>
                <o:OLEObject Type="Embed" ProgID="Equation.3" ShapeID="_x0000_i1032" DrawAspect="Content" ObjectID="_1664468305" r:id="rId21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1D1882E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sz w:val="24"/>
                <w:lang w:eastAsia="en-US"/>
              </w:rPr>
            </w:pPr>
            <w:proofErr w:type="gramStart"/>
            <w:r>
              <w:rPr>
                <w:color w:val="auto"/>
                <w:sz w:val="24"/>
                <w:lang w:eastAsia="en-US"/>
              </w:rPr>
              <w:t>м</w:t>
            </w:r>
            <w:proofErr w:type="gramEnd"/>
            <w:r>
              <w:rPr>
                <w:color w:val="auto"/>
                <w:sz w:val="24"/>
                <w:lang w:eastAsia="en-US"/>
              </w:rPr>
              <w:t>/c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E622D39" w14:textId="77777777" w:rsidR="006E28BD" w:rsidRPr="00954DCC" w:rsidRDefault="006E28BD" w:rsidP="00ED688D">
            <w:pPr>
              <w:spacing w:line="240" w:lineRule="auto"/>
              <w:ind w:firstLine="0"/>
              <w:rPr>
                <w:color w:val="auto"/>
                <w:sz w:val="24"/>
                <w:lang w:val="en-US" w:eastAsia="en-US"/>
              </w:rPr>
            </w:pPr>
            <w:r>
              <w:rPr>
                <w:color w:val="auto"/>
                <w:sz w:val="24"/>
                <w:lang w:val="en-US" w:eastAsia="en-US"/>
              </w:rPr>
              <w:t>3e8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76D9563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Скорость распространения ЭМВ</w:t>
            </w:r>
          </w:p>
        </w:tc>
      </w:tr>
      <w:tr w:rsidR="006E28BD" w14:paraId="41210D5B" w14:textId="77777777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3F50667" w14:textId="77777777" w:rsidR="006E28BD" w:rsidRPr="00653541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 w:rsidRPr="00653541">
              <w:rPr>
                <w:color w:val="auto"/>
                <w:position w:val="-12"/>
                <w:sz w:val="24"/>
                <w:lang w:eastAsia="en-US"/>
              </w:rPr>
              <w:t>8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A0362A8" w14:textId="77777777" w:rsidR="006E28BD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val="en-US" w:eastAsia="en-US"/>
              </w:rPr>
            </w:pPr>
            <w:r w:rsidRPr="00A169A1">
              <w:rPr>
                <w:color w:val="auto"/>
                <w:position w:val="-12"/>
                <w:sz w:val="24"/>
                <w:lang w:val="en-US" w:eastAsia="en-US"/>
              </w:rPr>
              <w:object w:dxaOrig="279" w:dyaOrig="380" w14:anchorId="1D41A967">
                <v:shape id="_x0000_i1033" type="#_x0000_t75" style="width:10.15pt;height:20.25pt" o:ole="">
                  <v:imagedata r:id="rId22" o:title=""/>
                </v:shape>
                <o:OLEObject Type="Embed" ProgID="Equation.DSMT4" ShapeID="_x0000_i1033" DrawAspect="Content" ObjectID="_1664468306" r:id="rId23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EEC8B37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мкс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3A5A210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100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446F490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Длительность зондирующего импульса</w:t>
            </w:r>
          </w:p>
        </w:tc>
      </w:tr>
      <w:tr w:rsidR="006E28BD" w14:paraId="23E07452" w14:textId="77777777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C0A3C1E" w14:textId="77777777" w:rsidR="006E28BD" w:rsidRPr="00653541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 w:rsidRPr="00653541">
              <w:rPr>
                <w:color w:val="auto"/>
                <w:position w:val="-12"/>
                <w:sz w:val="24"/>
                <w:lang w:eastAsia="en-US"/>
              </w:rPr>
              <w:t>9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FB11F7F" w14:textId="77777777" w:rsidR="006E28BD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val="en-US" w:eastAsia="en-US"/>
              </w:rPr>
              <w:object w:dxaOrig="499" w:dyaOrig="380" w14:anchorId="7B0C9DEB">
                <v:shape id="_x0000_i1034" type="#_x0000_t75" style="width:25.05pt;height:20.25pt" o:ole="">
                  <v:imagedata r:id="rId24" o:title=""/>
                </v:shape>
                <o:OLEObject Type="Embed" ProgID="Equation.DSMT4" ShapeID="_x0000_i1034" DrawAspect="Content" ObjectID="_1664468307" r:id="rId25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9120162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МГц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2CBF9EB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150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63FAD1A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Ширина спектра зондирующего сигнала</w:t>
            </w:r>
          </w:p>
        </w:tc>
      </w:tr>
      <w:tr w:rsidR="006E28BD" w14:paraId="2ECE3D70" w14:textId="77777777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4DB3844" w14:textId="77777777" w:rsidR="006E28BD" w:rsidRPr="00653541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 w:rsidRPr="00653541">
              <w:rPr>
                <w:color w:val="auto"/>
                <w:position w:val="-12"/>
                <w:sz w:val="24"/>
                <w:lang w:eastAsia="en-US"/>
              </w:rPr>
              <w:t>10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90A77AD" w14:textId="77777777" w:rsidR="006E28BD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val="en-US" w:eastAsia="en-US"/>
              </w:rPr>
            </w:pPr>
            <w:r>
              <w:rPr>
                <w:color w:val="auto"/>
                <w:position w:val="-18"/>
                <w:sz w:val="24"/>
                <w:lang w:val="en-US" w:eastAsia="en-US"/>
              </w:rPr>
              <w:object w:dxaOrig="345" w:dyaOrig="435" w14:anchorId="2E1347D8">
                <v:shape id="_x0000_i1035" type="#_x0000_t75" style="width:17.6pt;height:21.85pt" o:ole="">
                  <v:imagedata r:id="rId26" o:title=""/>
                </v:shape>
                <o:OLEObject Type="Embed" ProgID="Equation.DSMT4" ShapeID="_x0000_i1035" DrawAspect="Content" ObjectID="_1664468308" r:id="rId27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19DDBC6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мс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005100C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3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D458363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Период повторения импульсов</w:t>
            </w:r>
          </w:p>
        </w:tc>
      </w:tr>
      <w:tr w:rsidR="006E28BD" w14:paraId="2F637F0F" w14:textId="77777777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917CEAD" w14:textId="77777777" w:rsidR="006E28BD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11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1608648" w14:textId="77777777" w:rsidR="006E28BD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val="en-US" w:eastAsia="en-US"/>
              </w:rPr>
            </w:pPr>
            <w:r>
              <w:rPr>
                <w:color w:val="auto"/>
                <w:position w:val="-6"/>
                <w:sz w:val="24"/>
                <w:lang w:val="en-US" w:eastAsia="en-US"/>
              </w:rPr>
              <w:object w:dxaOrig="240" w:dyaOrig="300" w14:anchorId="34B7EC88">
                <v:shape id="_x0000_i1036" type="#_x0000_t75" style="width:12.8pt;height:14.95pt" o:ole="">
                  <v:imagedata r:id="rId28" o:title=""/>
                </v:shape>
                <o:OLEObject Type="Embed" ProgID="Equation.DSMT4" ShapeID="_x0000_i1036" DrawAspect="Content" ObjectID="_1664468309" r:id="rId29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F0C6447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м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96FD5C1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0.03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2681E69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Длина волны зондирующего сигнала</w:t>
            </w:r>
          </w:p>
        </w:tc>
      </w:tr>
      <w:tr w:rsidR="009035DE" w14:paraId="1185AA31" w14:textId="77777777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70E1EEB" w14:textId="77777777" w:rsidR="009035DE" w:rsidRDefault="009035DE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12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3C4E741" w14:textId="77777777" w:rsidR="009035DE" w:rsidRDefault="009035DE" w:rsidP="00ED688D">
            <w:pPr>
              <w:spacing w:line="240" w:lineRule="auto"/>
              <w:ind w:firstLine="0"/>
              <w:jc w:val="center"/>
              <w:rPr>
                <w:color w:val="auto"/>
                <w:sz w:val="24"/>
                <w:lang w:val="en-US" w:eastAsia="en-US"/>
              </w:rPr>
            </w:pPr>
            <w:r w:rsidRPr="009035DE">
              <w:rPr>
                <w:color w:val="auto"/>
                <w:position w:val="-6"/>
                <w:sz w:val="24"/>
                <w:lang w:val="en-US" w:eastAsia="en-US"/>
              </w:rPr>
              <w:object w:dxaOrig="340" w:dyaOrig="300" w14:anchorId="0EF9E6B0">
                <v:shape id="_x0000_i1037" type="#_x0000_t75" style="width:17.6pt;height:14.95pt" o:ole="">
                  <v:imagedata r:id="rId30" o:title=""/>
                </v:shape>
                <o:OLEObject Type="Embed" ProgID="Equation.DSMT4" ShapeID="_x0000_i1037" DrawAspect="Content" ObjectID="_1664468310" r:id="rId31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3E85FD7" w14:textId="77777777" w:rsidR="009035DE" w:rsidRDefault="009035DE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м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4B16991" w14:textId="77777777" w:rsidR="009035DE" w:rsidRDefault="009035DE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1.0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52B8478" w14:textId="77777777" w:rsidR="009035DE" w:rsidRDefault="009035DE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Разрешение по дальности</w:t>
            </w:r>
            <w:r>
              <w:rPr>
                <w:color w:val="auto"/>
                <w:position w:val="-12"/>
                <w:sz w:val="24"/>
                <w:lang w:val="en-US" w:eastAsia="en-US"/>
              </w:rPr>
              <w:t>/</w:t>
            </w:r>
            <w:r>
              <w:rPr>
                <w:color w:val="auto"/>
                <w:position w:val="-12"/>
                <w:sz w:val="24"/>
                <w:lang w:eastAsia="en-US"/>
              </w:rPr>
              <w:t>азимуту</w:t>
            </w:r>
          </w:p>
        </w:tc>
      </w:tr>
      <w:tr w:rsidR="00464D9C" w14:paraId="03C81EF6" w14:textId="77777777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312B6CD" w14:textId="49FE2D74" w:rsidR="00464D9C" w:rsidRDefault="00793710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13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FFB884D" w14:textId="15D98209" w:rsidR="00464D9C" w:rsidRPr="009035DE" w:rsidRDefault="00464F52" w:rsidP="00ED688D">
            <w:pPr>
              <w:spacing w:line="240" w:lineRule="auto"/>
              <w:ind w:firstLine="0"/>
              <w:jc w:val="center"/>
              <w:rPr>
                <w:color w:val="auto"/>
                <w:sz w:val="24"/>
                <w:lang w:val="en-US" w:eastAsia="en-US"/>
              </w:rPr>
            </w:pPr>
            <w:r w:rsidRPr="00464D9C">
              <w:rPr>
                <w:color w:val="auto"/>
                <w:position w:val="-16"/>
                <w:sz w:val="24"/>
                <w:lang w:eastAsia="en-US"/>
              </w:rPr>
              <w:object w:dxaOrig="980" w:dyaOrig="420" w14:anchorId="7AEDF4E9">
                <v:shape id="_x0000_i1038" type="#_x0000_t75" style="width:48.55pt;height:19.2pt" o:ole="">
                  <v:imagedata r:id="rId32" o:title=""/>
                </v:shape>
                <o:OLEObject Type="Embed" ProgID="Equation.DSMT4" ShapeID="_x0000_i1038" DrawAspect="Content" ObjectID="_1664468311" r:id="rId33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FA8DACB" w14:textId="43FA2EF3" w:rsidR="00464D9C" w:rsidRPr="00464D9C" w:rsidRDefault="00464D9C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м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BDEA25F" w14:textId="51E55A5B" w:rsidR="00464D9C" w:rsidRDefault="00464D9C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0, 0, 0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707DD77" w14:textId="296E3736" w:rsidR="00464D9C" w:rsidRDefault="00464D9C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Координаты постановщика помех</w:t>
            </w:r>
          </w:p>
        </w:tc>
      </w:tr>
      <w:tr w:rsidR="00464D9C" w14:paraId="436A41BE" w14:textId="77777777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F58793E" w14:textId="3722985A" w:rsidR="00464D9C" w:rsidRDefault="00793710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14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0300A00" w14:textId="6CC38808" w:rsidR="00464D9C" w:rsidRPr="009035DE" w:rsidRDefault="00464D9C" w:rsidP="00ED688D">
            <w:pPr>
              <w:spacing w:line="240" w:lineRule="auto"/>
              <w:ind w:firstLine="0"/>
              <w:jc w:val="center"/>
              <w:rPr>
                <w:color w:val="auto"/>
                <w:sz w:val="24"/>
                <w:lang w:val="en-US" w:eastAsia="en-US"/>
              </w:rPr>
            </w:pPr>
            <w:r w:rsidRPr="00296F7D">
              <w:rPr>
                <w:color w:val="auto"/>
                <w:position w:val="-12"/>
                <w:szCs w:val="28"/>
                <w:lang w:val="en-US" w:eastAsia="en-US"/>
              </w:rPr>
              <w:object w:dxaOrig="380" w:dyaOrig="380" w14:anchorId="40D5FFCF">
                <v:shape id="_x0000_i1039" type="#_x0000_t75" style="width:19.2pt;height:17.6pt" o:ole="">
                  <v:imagedata r:id="rId34" o:title=""/>
                </v:shape>
                <o:OLEObject Type="Embed" ProgID="Equation.DSMT4" ShapeID="_x0000_i1039" DrawAspect="Content" ObjectID="_1664468312" r:id="rId35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DFC90F7" w14:textId="3FCE2021" w:rsidR="00464D9C" w:rsidRDefault="00464D9C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дБ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D525462" w14:textId="61B365C2" w:rsidR="00464D9C" w:rsidRDefault="00464D9C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60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A7C08CC" w14:textId="3FCD7DE3" w:rsidR="00464D9C" w:rsidRDefault="00464D9C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Коэффициент усиления тракта ретрансляции</w:t>
            </w:r>
          </w:p>
        </w:tc>
      </w:tr>
      <w:tr w:rsidR="00464D9C" w14:paraId="003DAF56" w14:textId="77777777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E68E260" w14:textId="453B8D09" w:rsidR="00464D9C" w:rsidRDefault="00793710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15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8C15A3C" w14:textId="22363C27" w:rsidR="00464D9C" w:rsidRPr="009035DE" w:rsidRDefault="00762EC7" w:rsidP="00ED688D">
            <w:pPr>
              <w:spacing w:line="240" w:lineRule="auto"/>
              <w:ind w:firstLine="0"/>
              <w:jc w:val="center"/>
              <w:rPr>
                <w:color w:val="auto"/>
                <w:sz w:val="24"/>
                <w:lang w:val="en-US" w:eastAsia="en-US"/>
              </w:rPr>
            </w:pPr>
            <w:r w:rsidRPr="00762EC7">
              <w:rPr>
                <w:color w:val="auto"/>
                <w:position w:val="-18"/>
                <w:szCs w:val="28"/>
                <w:lang w:val="en-US" w:eastAsia="en-US"/>
              </w:rPr>
              <w:object w:dxaOrig="700" w:dyaOrig="440" w14:anchorId="12D8CCD1">
                <v:shape id="_x0000_i1105" type="#_x0000_t75" style="width:36.25pt;height:20.25pt" o:ole="">
                  <v:imagedata r:id="rId36" o:title=""/>
                </v:shape>
                <o:OLEObject Type="Embed" ProgID="Equation.DSMT4" ShapeID="_x0000_i1105" DrawAspect="Content" ObjectID="_1664468313" r:id="rId37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CAF9613" w14:textId="1510660A" w:rsidR="00464D9C" w:rsidRPr="00464D9C" w:rsidRDefault="00464D9C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Вт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71D2E7E" w14:textId="31274588" w:rsidR="00464D9C" w:rsidRDefault="00464D9C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10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58D7E93" w14:textId="72D6BF68" w:rsidR="00464D9C" w:rsidRDefault="00464D9C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Выходная мощность передатчика постановщика помех</w:t>
            </w:r>
          </w:p>
        </w:tc>
      </w:tr>
      <w:tr w:rsidR="00464D9C" w14:paraId="67E01462" w14:textId="77777777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170247A" w14:textId="189E7208" w:rsidR="00464D9C" w:rsidRDefault="00793710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16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634224D" w14:textId="0B11BCCC" w:rsidR="00464D9C" w:rsidRPr="004A3871" w:rsidRDefault="00F07930" w:rsidP="00ED688D">
            <w:pPr>
              <w:spacing w:line="240" w:lineRule="auto"/>
              <w:ind w:firstLine="0"/>
              <w:jc w:val="center"/>
              <w:rPr>
                <w:color w:val="auto"/>
                <w:szCs w:val="28"/>
                <w:lang w:val="en-US" w:eastAsia="en-US"/>
              </w:rPr>
            </w:pPr>
            <w:r w:rsidRPr="00F07930">
              <w:rPr>
                <w:color w:val="auto"/>
                <w:position w:val="-16"/>
                <w:szCs w:val="28"/>
                <w:lang w:val="en-US" w:eastAsia="en-US"/>
              </w:rPr>
              <w:object w:dxaOrig="660" w:dyaOrig="420" w14:anchorId="44ABBA2A">
                <v:shape id="_x0000_i1040" type="#_x0000_t75" style="width:33.05pt;height:19.2pt" o:ole="">
                  <v:imagedata r:id="rId38" o:title=""/>
                </v:shape>
                <o:OLEObject Type="Embed" ProgID="Equation.DSMT4" ShapeID="_x0000_i1040" DrawAspect="Content" ObjectID="_1664468314" r:id="rId39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914D6D6" w14:textId="77777777" w:rsidR="00464D9C" w:rsidRDefault="00464D9C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F82BB0A" w14:textId="70793431" w:rsidR="00464D9C" w:rsidRPr="00F07930" w:rsidRDefault="00F07930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val="en-US" w:eastAsia="en-US"/>
              </w:rPr>
            </w:pPr>
            <w:r>
              <w:rPr>
                <w:color w:val="auto"/>
                <w:position w:val="-12"/>
                <w:sz w:val="24"/>
                <w:lang w:val="en-US" w:eastAsia="en-US"/>
              </w:rPr>
              <w:t>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54E4CAB" w14:textId="25E42C7D" w:rsidR="00464D9C" w:rsidRPr="00F07930" w:rsidRDefault="00F07930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 xml:space="preserve">Тип модуляции сигнала для канала </w:t>
            </w:r>
            <w:r>
              <w:rPr>
                <w:color w:val="auto"/>
                <w:position w:val="-12"/>
                <w:sz w:val="24"/>
                <w:lang w:eastAsia="en-US"/>
              </w:rPr>
              <w:lastRenderedPageBreak/>
              <w:t>дальности (0 – периодическая 1/-1</w:t>
            </w:r>
            <w:r w:rsidRPr="00F07930">
              <w:rPr>
                <w:color w:val="auto"/>
                <w:position w:val="-12"/>
                <w:sz w:val="24"/>
                <w:lang w:eastAsia="en-US"/>
              </w:rPr>
              <w:t xml:space="preserve">; 1 </w:t>
            </w:r>
            <w:r>
              <w:rPr>
                <w:color w:val="auto"/>
                <w:position w:val="-12"/>
                <w:sz w:val="24"/>
                <w:lang w:eastAsia="en-US"/>
              </w:rPr>
              <w:t>–</w:t>
            </w:r>
            <w:r w:rsidRPr="00F07930">
              <w:rPr>
                <w:color w:val="auto"/>
                <w:position w:val="-12"/>
                <w:sz w:val="24"/>
                <w:lang w:eastAsia="en-US"/>
              </w:rPr>
              <w:t xml:space="preserve"> </w:t>
            </w:r>
            <w:r>
              <w:rPr>
                <w:color w:val="auto"/>
                <w:position w:val="-12"/>
                <w:sz w:val="24"/>
                <w:lang w:eastAsia="en-US"/>
              </w:rPr>
              <w:t>периодическая псевдослучайная)</w:t>
            </w:r>
          </w:p>
        </w:tc>
      </w:tr>
      <w:tr w:rsidR="00464D9C" w14:paraId="28EDB3EB" w14:textId="77777777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A7AF2C2" w14:textId="118955A1" w:rsidR="00464D9C" w:rsidRDefault="00793710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lastRenderedPageBreak/>
              <w:t>17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9BFB951" w14:textId="3771ADDF" w:rsidR="00464D9C" w:rsidRPr="00F07930" w:rsidRDefault="00F07930" w:rsidP="00ED688D">
            <w:pPr>
              <w:spacing w:line="240" w:lineRule="auto"/>
              <w:ind w:firstLine="0"/>
              <w:jc w:val="center"/>
              <w:rPr>
                <w:color w:val="auto"/>
                <w:szCs w:val="28"/>
                <w:lang w:eastAsia="en-US"/>
              </w:rPr>
            </w:pPr>
            <w:r w:rsidRPr="00F07930">
              <w:rPr>
                <w:color w:val="auto"/>
                <w:position w:val="-12"/>
                <w:szCs w:val="28"/>
                <w:lang w:val="en-US" w:eastAsia="en-US"/>
              </w:rPr>
              <w:object w:dxaOrig="580" w:dyaOrig="380" w14:anchorId="3CBCF0E1">
                <v:shape id="_x0000_i1041" type="#_x0000_t75" style="width:29.35pt;height:17.6pt" o:ole="">
                  <v:imagedata r:id="rId40" o:title=""/>
                </v:shape>
                <o:OLEObject Type="Embed" ProgID="Equation.DSMT4" ShapeID="_x0000_i1041" DrawAspect="Content" ObjectID="_1664468315" r:id="rId41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B354525" w14:textId="77777777" w:rsidR="00464D9C" w:rsidRDefault="00464D9C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5AA8BDC" w14:textId="612504D5" w:rsidR="00464D9C" w:rsidRPr="00F07930" w:rsidRDefault="00F07930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val="en-US" w:eastAsia="en-US"/>
              </w:rPr>
            </w:pPr>
            <w:r>
              <w:rPr>
                <w:color w:val="auto"/>
                <w:position w:val="-12"/>
                <w:sz w:val="24"/>
                <w:lang w:val="en-US" w:eastAsia="en-US"/>
              </w:rPr>
              <w:t>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AC45496" w14:textId="2A61CA5B" w:rsidR="00464D9C" w:rsidRDefault="00F07930" w:rsidP="00F07930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Тип модуляции сигнала для канала азимут (0 – периодическая 1/-1</w:t>
            </w:r>
            <w:r w:rsidRPr="00F07930">
              <w:rPr>
                <w:color w:val="auto"/>
                <w:position w:val="-12"/>
                <w:sz w:val="24"/>
                <w:lang w:eastAsia="en-US"/>
              </w:rPr>
              <w:t xml:space="preserve">; 1 </w:t>
            </w:r>
            <w:r>
              <w:rPr>
                <w:color w:val="auto"/>
                <w:position w:val="-12"/>
                <w:sz w:val="24"/>
                <w:lang w:eastAsia="en-US"/>
              </w:rPr>
              <w:t>–</w:t>
            </w:r>
            <w:r w:rsidRPr="00F07930">
              <w:rPr>
                <w:color w:val="auto"/>
                <w:position w:val="-12"/>
                <w:sz w:val="24"/>
                <w:lang w:eastAsia="en-US"/>
              </w:rPr>
              <w:t xml:space="preserve"> </w:t>
            </w:r>
            <w:r>
              <w:rPr>
                <w:color w:val="auto"/>
                <w:position w:val="-12"/>
                <w:sz w:val="24"/>
                <w:lang w:eastAsia="en-US"/>
              </w:rPr>
              <w:t>периодическая псевдослучайная)</w:t>
            </w:r>
          </w:p>
        </w:tc>
      </w:tr>
      <w:tr w:rsidR="00464D9C" w14:paraId="61994D59" w14:textId="77777777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21C0567" w14:textId="5CA6C838" w:rsidR="00464D9C" w:rsidRDefault="00793710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18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80821C0" w14:textId="7D47DE14" w:rsidR="00464D9C" w:rsidRPr="00F07930" w:rsidRDefault="00F07930" w:rsidP="00ED688D">
            <w:pPr>
              <w:spacing w:line="240" w:lineRule="auto"/>
              <w:ind w:firstLine="0"/>
              <w:jc w:val="center"/>
              <w:rPr>
                <w:color w:val="auto"/>
                <w:szCs w:val="28"/>
                <w:lang w:eastAsia="en-US"/>
              </w:rPr>
            </w:pPr>
            <w:r w:rsidRPr="00F07930">
              <w:rPr>
                <w:color w:val="auto"/>
                <w:position w:val="-16"/>
                <w:szCs w:val="28"/>
                <w:lang w:val="en-US" w:eastAsia="en-US"/>
              </w:rPr>
              <w:object w:dxaOrig="520" w:dyaOrig="420" w14:anchorId="3E271B1C">
                <v:shape id="_x0000_i1042" type="#_x0000_t75" style="width:26.15pt;height:19.2pt" o:ole="">
                  <v:imagedata r:id="rId42" o:title=""/>
                </v:shape>
                <o:OLEObject Type="Embed" ProgID="Equation.DSMT4" ShapeID="_x0000_i1042" DrawAspect="Content" ObjectID="_1664468316" r:id="rId43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B039AB6" w14:textId="5F74AED2" w:rsidR="00464D9C" w:rsidRPr="00F07930" w:rsidRDefault="00F07930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мкс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45341C2" w14:textId="1A6392D8" w:rsidR="00464D9C" w:rsidRDefault="00F07930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1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90EA33E" w14:textId="5DFFE4CC" w:rsidR="00464D9C" w:rsidRPr="00F07930" w:rsidRDefault="00F07930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Длительность элементарной посылки закона модуляции фазы</w:t>
            </w:r>
            <w:r w:rsidR="00793710">
              <w:rPr>
                <w:color w:val="auto"/>
                <w:position w:val="-12"/>
                <w:sz w:val="24"/>
                <w:lang w:eastAsia="en-US"/>
              </w:rPr>
              <w:t xml:space="preserve"> для канала дальности</w:t>
            </w:r>
          </w:p>
        </w:tc>
      </w:tr>
      <w:tr w:rsidR="00793710" w14:paraId="518A295E" w14:textId="77777777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96394F1" w14:textId="055BF82B" w:rsidR="00793710" w:rsidRDefault="00793710" w:rsidP="00793710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19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C55B1A7" w14:textId="4E004C19" w:rsidR="00793710" w:rsidRPr="00F07930" w:rsidRDefault="00793710" w:rsidP="00793710">
            <w:pPr>
              <w:spacing w:line="240" w:lineRule="auto"/>
              <w:ind w:firstLine="0"/>
              <w:jc w:val="center"/>
              <w:rPr>
                <w:color w:val="auto"/>
                <w:szCs w:val="28"/>
                <w:lang w:eastAsia="en-US"/>
              </w:rPr>
            </w:pPr>
            <w:r w:rsidRPr="00793710">
              <w:rPr>
                <w:color w:val="auto"/>
                <w:position w:val="-12"/>
                <w:szCs w:val="28"/>
                <w:lang w:val="en-US" w:eastAsia="en-US"/>
              </w:rPr>
              <w:object w:dxaOrig="440" w:dyaOrig="380" w14:anchorId="34AF8EA6">
                <v:shape id="_x0000_i1043" type="#_x0000_t75" style="width:22.4pt;height:17.6pt" o:ole="">
                  <v:imagedata r:id="rId44" o:title=""/>
                </v:shape>
                <o:OLEObject Type="Embed" ProgID="Equation.DSMT4" ShapeID="_x0000_i1043" DrawAspect="Content" ObjectID="_1664468317" r:id="rId45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E8D0DD0" w14:textId="7168F1CA" w:rsidR="00793710" w:rsidRDefault="00464F52" w:rsidP="00793710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proofErr w:type="spellStart"/>
            <w:r>
              <w:rPr>
                <w:color w:val="auto"/>
                <w:position w:val="-12"/>
                <w:sz w:val="24"/>
                <w:lang w:eastAsia="en-US"/>
              </w:rPr>
              <w:t>мк</w:t>
            </w:r>
            <w:r w:rsidR="00793710">
              <w:rPr>
                <w:color w:val="auto"/>
                <w:position w:val="-12"/>
                <w:sz w:val="24"/>
                <w:lang w:eastAsia="en-US"/>
              </w:rPr>
              <w:t>с</w:t>
            </w:r>
            <w:proofErr w:type="spellEnd"/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457BC9B" w14:textId="6210B8E2" w:rsidR="00793710" w:rsidRDefault="00793710" w:rsidP="00793710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1</w:t>
            </w:r>
            <w:r w:rsidR="00464F52">
              <w:rPr>
                <w:color w:val="auto"/>
                <w:position w:val="-12"/>
                <w:sz w:val="24"/>
                <w:lang w:eastAsia="en-US"/>
              </w:rPr>
              <w:t>00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4EB4A33" w14:textId="3C872D85" w:rsidR="00793710" w:rsidRPr="00793710" w:rsidRDefault="00793710" w:rsidP="00793710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Длительность элементарной посылки закона модуляции фазы для канала азимут</w:t>
            </w:r>
          </w:p>
        </w:tc>
      </w:tr>
      <w:tr w:rsidR="00F07930" w14:paraId="23F9E00E" w14:textId="77777777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C61E6BF" w14:textId="344C4BB5" w:rsidR="00F07930" w:rsidRDefault="00793710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20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2DE00EF" w14:textId="73169024" w:rsidR="00F07930" w:rsidRPr="00F07930" w:rsidRDefault="00793710" w:rsidP="00ED688D">
            <w:pPr>
              <w:spacing w:line="240" w:lineRule="auto"/>
              <w:ind w:firstLine="0"/>
              <w:jc w:val="center"/>
              <w:rPr>
                <w:color w:val="auto"/>
                <w:szCs w:val="28"/>
                <w:lang w:eastAsia="en-US"/>
              </w:rPr>
            </w:pPr>
            <w:r w:rsidRPr="008867DD">
              <w:rPr>
                <w:position w:val="-4"/>
              </w:rPr>
              <w:object w:dxaOrig="360" w:dyaOrig="279" w14:anchorId="1BD91C12">
                <v:shape id="_x0000_i1044" type="#_x0000_t75" style="width:17.6pt;height:14.4pt" o:ole="">
                  <v:imagedata r:id="rId46" o:title=""/>
                </v:shape>
                <o:OLEObject Type="Embed" ProgID="Equation.DSMT4" ShapeID="_x0000_i1044" DrawAspect="Content" ObjectID="_1664468318" r:id="rId47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9D6989A" w14:textId="77777777" w:rsidR="00F07930" w:rsidRDefault="00F07930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8A94C98" w14:textId="43A4985C" w:rsidR="00F07930" w:rsidRDefault="00793710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7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1EC5EB3" w14:textId="4D5B7E04" w:rsidR="00F07930" w:rsidRDefault="00793710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Основание М-последовательности для периодической псевдослучайной модуляции фазы</w:t>
            </w:r>
          </w:p>
        </w:tc>
      </w:tr>
    </w:tbl>
    <w:p w14:paraId="1611912D" w14:textId="53428B0B" w:rsidR="003D14C5" w:rsidRPr="003D14C5" w:rsidRDefault="002313A3" w:rsidP="00396058">
      <w:pPr>
        <w:pStyle w:val="3"/>
        <w:spacing w:line="240" w:lineRule="auto"/>
      </w:pPr>
      <w:bookmarkStart w:id="8" w:name="_Ref488677723"/>
      <w:bookmarkStart w:id="9" w:name="_Toc500412061"/>
      <w:bookmarkStart w:id="10" w:name="_Toc39744831"/>
      <w:r>
        <w:t>Параметры, поступающие на вход алгоритма в процессе моделирования</w:t>
      </w:r>
      <w:bookmarkEnd w:id="8"/>
      <w:bookmarkEnd w:id="9"/>
      <w:bookmarkEnd w:id="10"/>
    </w:p>
    <w:tbl>
      <w:tblPr>
        <w:tblW w:w="9749" w:type="dxa"/>
        <w:tblInd w:w="-80" w:type="dxa"/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284"/>
        <w:gridCol w:w="391"/>
        <w:gridCol w:w="538"/>
        <w:gridCol w:w="672"/>
        <w:gridCol w:w="491"/>
        <w:gridCol w:w="709"/>
        <w:gridCol w:w="2552"/>
        <w:gridCol w:w="2268"/>
        <w:gridCol w:w="1695"/>
        <w:gridCol w:w="149"/>
      </w:tblGrid>
      <w:tr w:rsidR="009002DB" w:rsidRPr="003D14C5" w14:paraId="60C5CE1E" w14:textId="77777777" w:rsidTr="00485FE5">
        <w:trPr>
          <w:gridAfter w:val="1"/>
          <w:wAfter w:w="149" w:type="dxa"/>
          <w:cantSplit/>
          <w:trHeight w:hRule="exact" w:val="916"/>
        </w:trPr>
        <w:tc>
          <w:tcPr>
            <w:tcW w:w="1213" w:type="dxa"/>
            <w:gridSpan w:val="3"/>
            <w:hideMark/>
          </w:tcPr>
          <w:p w14:paraId="6F01D054" w14:textId="77777777" w:rsidR="009002DB" w:rsidRDefault="009002DB" w:rsidP="00ED688D">
            <w:pPr>
              <w:pStyle w:val="a8"/>
              <w:keepNext/>
              <w:spacing w:after="240" w:line="240" w:lineRule="auto"/>
              <w:ind w:firstLine="0"/>
              <w:rPr>
                <w:b w:val="0"/>
                <w:color w:val="auto"/>
                <w:sz w:val="28"/>
                <w:szCs w:val="28"/>
              </w:rPr>
            </w:pPr>
            <w:r>
              <w:rPr>
                <w:b w:val="0"/>
                <w:color w:val="auto"/>
                <w:sz w:val="28"/>
                <w:szCs w:val="28"/>
              </w:rPr>
              <w:t>Таблица</w:t>
            </w:r>
          </w:p>
        </w:tc>
        <w:tc>
          <w:tcPr>
            <w:tcW w:w="672" w:type="dxa"/>
            <w:hideMark/>
          </w:tcPr>
          <w:p w14:paraId="33A22778" w14:textId="77777777" w:rsidR="009002DB" w:rsidRPr="009002DB" w:rsidRDefault="009002DB" w:rsidP="00ED688D">
            <w:pPr>
              <w:pStyle w:val="a8"/>
              <w:keepNext/>
              <w:spacing w:after="240" w:line="240" w:lineRule="auto"/>
              <w:ind w:firstLine="0"/>
              <w:rPr>
                <w:b w:val="0"/>
                <w:color w:val="auto"/>
                <w:sz w:val="28"/>
                <w:szCs w:val="28"/>
                <w:lang w:val="en-US"/>
              </w:rPr>
            </w:pPr>
            <w:r>
              <w:rPr>
                <w:b w:val="0"/>
                <w:sz w:val="28"/>
                <w:szCs w:val="28"/>
              </w:rPr>
              <w:t>1.</w:t>
            </w:r>
            <w:r>
              <w:rPr>
                <w:b w:val="0"/>
                <w:sz w:val="28"/>
                <w:szCs w:val="28"/>
                <w:lang w:val="en-US"/>
              </w:rPr>
              <w:t>2</w:t>
            </w:r>
          </w:p>
        </w:tc>
        <w:tc>
          <w:tcPr>
            <w:tcW w:w="7715" w:type="dxa"/>
            <w:gridSpan w:val="5"/>
            <w:hideMark/>
          </w:tcPr>
          <w:p w14:paraId="6ED0F14B" w14:textId="49AB7F5E" w:rsidR="009002DB" w:rsidRPr="003D14C5" w:rsidRDefault="009002DB" w:rsidP="00595C8C">
            <w:pPr>
              <w:pStyle w:val="aa"/>
              <w:spacing w:after="240"/>
              <w:rPr>
                <w:color w:val="auto"/>
                <w:lang w:eastAsia="en-US"/>
              </w:rPr>
            </w:pPr>
            <w:r w:rsidRPr="003D14C5">
              <w:rPr>
                <w:color w:val="auto"/>
                <w:lang w:eastAsia="en-US"/>
              </w:rPr>
              <w:t xml:space="preserve"> – </w:t>
            </w:r>
            <w:r w:rsidRPr="003D14C5">
              <w:rPr>
                <w:color w:val="auto"/>
                <w:szCs w:val="20"/>
              </w:rPr>
              <w:t xml:space="preserve">Параметры, </w:t>
            </w:r>
            <w:r w:rsidRPr="003D14C5">
              <w:rPr>
                <w:color w:val="auto"/>
              </w:rPr>
              <w:t>поступающие на вход алгоритма в процессе моделирования</w:t>
            </w:r>
            <w:r w:rsidR="00595C8C">
              <w:rPr>
                <w:color w:val="auto"/>
              </w:rPr>
              <w:t xml:space="preserve"> для</w:t>
            </w:r>
            <w:r w:rsidR="00595C8C" w:rsidRPr="00595C8C">
              <w:rPr>
                <w:color w:val="auto"/>
              </w:rPr>
              <w:t xml:space="preserve"> </w:t>
            </w:r>
            <w:r w:rsidR="00595C8C" w:rsidRPr="00595C8C">
              <w:rPr>
                <w:i/>
                <w:color w:val="auto"/>
              </w:rPr>
              <w:t>k</w:t>
            </w:r>
            <w:r w:rsidR="00595C8C" w:rsidRPr="00595C8C">
              <w:rPr>
                <w:color w:val="auto"/>
              </w:rPr>
              <w:t>-о</w:t>
            </w:r>
            <w:r w:rsidR="00595C8C">
              <w:rPr>
                <w:color w:val="auto"/>
              </w:rPr>
              <w:t>го</w:t>
            </w:r>
            <w:r w:rsidR="00595C8C" w:rsidRPr="00595C8C">
              <w:rPr>
                <w:color w:val="auto"/>
              </w:rPr>
              <w:t xml:space="preserve"> зондировани</w:t>
            </w:r>
            <w:r w:rsidR="00595C8C">
              <w:rPr>
                <w:color w:val="auto"/>
              </w:rPr>
              <w:t>я</w:t>
            </w:r>
          </w:p>
        </w:tc>
      </w:tr>
      <w:tr w:rsidR="009002DB" w14:paraId="56235F12" w14:textId="77777777" w:rsidTr="0039605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wBefore w:w="284" w:type="dxa"/>
          <w:tblHeader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81491D" w14:textId="77777777" w:rsidR="009002DB" w:rsidRDefault="009002DB" w:rsidP="00ED688D">
            <w:pPr>
              <w:suppressAutoHyphens/>
              <w:spacing w:line="240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№</w:t>
            </w:r>
          </w:p>
        </w:tc>
        <w:tc>
          <w:tcPr>
            <w:tcW w:w="17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DEACCF" w14:textId="01BD19A0" w:rsidR="009002DB" w:rsidRDefault="003E035F" w:rsidP="00ED688D">
            <w:pPr>
              <w:suppressAutoHyphens/>
              <w:spacing w:line="240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Обозначение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9861C9" w14:textId="77777777" w:rsidR="009002DB" w:rsidRDefault="009002DB" w:rsidP="00ED688D">
            <w:pPr>
              <w:suppressAutoHyphens/>
              <w:spacing w:line="240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Ед. изм.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EC14AA" w14:textId="77777777" w:rsidR="009002DB" w:rsidRDefault="009002DB" w:rsidP="00ED688D">
            <w:pPr>
              <w:suppressAutoHyphens/>
              <w:spacing w:line="240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Значение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E1A3E2" w14:textId="77777777" w:rsidR="009002DB" w:rsidRDefault="009002DB" w:rsidP="00ED688D">
            <w:pPr>
              <w:suppressAutoHyphens/>
              <w:spacing w:line="240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Название</w:t>
            </w:r>
          </w:p>
        </w:tc>
        <w:tc>
          <w:tcPr>
            <w:tcW w:w="18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59050C" w14:textId="0E9CC170" w:rsidR="009002DB" w:rsidRDefault="001E1CD2" w:rsidP="00ED688D">
            <w:pPr>
              <w:suppressAutoHyphens/>
              <w:spacing w:line="240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Отк</w:t>
            </w:r>
            <w:r w:rsidR="009002DB">
              <w:rPr>
                <w:b/>
                <w:color w:val="auto"/>
                <w:sz w:val="22"/>
                <w:szCs w:val="22"/>
                <w:lang w:eastAsia="en-US"/>
              </w:rPr>
              <w:t>уда поступает</w:t>
            </w:r>
          </w:p>
        </w:tc>
      </w:tr>
      <w:tr w:rsidR="009002DB" w14:paraId="376A305A" w14:textId="77777777" w:rsidTr="0039605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wBefore w:w="284" w:type="dxa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031AD8" w14:textId="77777777" w:rsidR="009002DB" w:rsidRDefault="009002DB" w:rsidP="00ED688D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1</w:t>
            </w:r>
          </w:p>
        </w:tc>
        <w:tc>
          <w:tcPr>
            <w:tcW w:w="17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299A1F" w14:textId="77777777" w:rsidR="009002DB" w:rsidRDefault="009002DB" w:rsidP="00ED688D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 w:rsidRPr="009002DB">
              <w:rPr>
                <w:color w:val="auto"/>
                <w:position w:val="-12"/>
                <w:lang w:eastAsia="en-US"/>
              </w:rPr>
              <w:object w:dxaOrig="1400" w:dyaOrig="420" w14:anchorId="57E25C01">
                <v:shape id="_x0000_i1045" type="#_x0000_t75" style="width:69.35pt;height:21.85pt" o:ole="">
                  <v:imagedata r:id="rId48" o:title=""/>
                </v:shape>
                <o:OLEObject Type="Embed" ProgID="Equation.DSMT4" ShapeID="_x0000_i1045" DrawAspect="Content" ObjectID="_1664468319" r:id="rId49"/>
              </w:objec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0A864E" w14:textId="77777777" w:rsidR="009002DB" w:rsidRPr="009002DB" w:rsidRDefault="009002DB" w:rsidP="00ED688D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м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CF3F85" w14:textId="65BEB291" w:rsidR="009002DB" w:rsidRPr="008353F2" w:rsidRDefault="009002DB" w:rsidP="00715861">
            <w:pPr>
              <w:spacing w:line="240" w:lineRule="auto"/>
              <w:ind w:firstLine="0"/>
              <w:rPr>
                <w:color w:val="auto"/>
                <w:position w:val="-6"/>
                <w:sz w:val="24"/>
              </w:rPr>
            </w:pPr>
            <w:r>
              <w:rPr>
                <w:color w:val="auto"/>
                <w:position w:val="-6"/>
                <w:sz w:val="24"/>
              </w:rPr>
              <w:t>С</w:t>
            </w:r>
            <w:r w:rsidRPr="008353F2">
              <w:rPr>
                <w:color w:val="auto"/>
                <w:position w:val="-6"/>
                <w:sz w:val="24"/>
              </w:rPr>
              <w:t>оответс</w:t>
            </w:r>
            <w:r>
              <w:rPr>
                <w:color w:val="auto"/>
                <w:position w:val="-6"/>
                <w:sz w:val="24"/>
              </w:rPr>
              <w:t xml:space="preserve">твуют текущему пространственному положению </w:t>
            </w:r>
            <w:r w:rsidR="00715861">
              <w:rPr>
                <w:color w:val="auto"/>
                <w:position w:val="-6"/>
                <w:sz w:val="24"/>
              </w:rPr>
              <w:t>БРЛС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C49B59" w14:textId="73E2903C" w:rsidR="009002DB" w:rsidRPr="00595C8C" w:rsidRDefault="00035470" w:rsidP="00595C8C">
            <w:pPr>
              <w:suppressAutoHyphens/>
              <w:spacing w:line="240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Текущее положение БРЛС</w:t>
            </w:r>
          </w:p>
        </w:tc>
        <w:tc>
          <w:tcPr>
            <w:tcW w:w="18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886A7E" w14:textId="2EB59A4A" w:rsidR="009002DB" w:rsidRDefault="009002DB" w:rsidP="00ED688D">
            <w:pPr>
              <w:suppressAutoHyphens/>
              <w:spacing w:line="240" w:lineRule="auto"/>
              <w:ind w:firstLine="34"/>
              <w:rPr>
                <w:color w:val="auto"/>
                <w:sz w:val="24"/>
                <w:lang w:eastAsia="en-US"/>
              </w:rPr>
            </w:pPr>
          </w:p>
        </w:tc>
      </w:tr>
    </w:tbl>
    <w:p w14:paraId="5770007E" w14:textId="77777777" w:rsidR="002313A3" w:rsidRDefault="002313A3" w:rsidP="00ED688D">
      <w:pPr>
        <w:pStyle w:val="3"/>
        <w:tabs>
          <w:tab w:val="num" w:pos="0"/>
        </w:tabs>
        <w:spacing w:line="240" w:lineRule="auto"/>
      </w:pPr>
      <w:bookmarkStart w:id="11" w:name="_Toc500412062"/>
      <w:bookmarkStart w:id="12" w:name="_Toc39744832"/>
      <w:r>
        <w:t>Выходные параметры алгоритма</w:t>
      </w:r>
      <w:bookmarkEnd w:id="11"/>
      <w:bookmarkEnd w:id="12"/>
    </w:p>
    <w:p w14:paraId="7ECFC7F9" w14:textId="77777777" w:rsidR="002313A3" w:rsidRDefault="002313A3" w:rsidP="00ED688D">
      <w:pPr>
        <w:pStyle w:val="a4"/>
        <w:spacing w:line="240" w:lineRule="auto"/>
        <w:rPr>
          <w:color w:val="auto"/>
        </w:rPr>
      </w:pPr>
      <w:r>
        <w:rPr>
          <w:color w:val="auto"/>
        </w:rPr>
        <w:t>Выходные данные алгоритма приведены в таблице 1.</w:t>
      </w:r>
      <w:r w:rsidR="006E6064" w:rsidRPr="006E28BD">
        <w:rPr>
          <w:color w:val="auto"/>
        </w:rPr>
        <w:t>3</w:t>
      </w:r>
      <w:r w:rsidRPr="006E28BD">
        <w:rPr>
          <w:color w:val="auto"/>
        </w:rPr>
        <w:t>.</w:t>
      </w:r>
    </w:p>
    <w:tbl>
      <w:tblPr>
        <w:tblW w:w="9749" w:type="dxa"/>
        <w:tblInd w:w="-80" w:type="dxa"/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284"/>
        <w:gridCol w:w="391"/>
        <w:gridCol w:w="538"/>
        <w:gridCol w:w="672"/>
        <w:gridCol w:w="491"/>
        <w:gridCol w:w="709"/>
        <w:gridCol w:w="1559"/>
        <w:gridCol w:w="1985"/>
        <w:gridCol w:w="2971"/>
        <w:gridCol w:w="149"/>
      </w:tblGrid>
      <w:tr w:rsidR="002313A3" w14:paraId="6A79DEA5" w14:textId="77777777" w:rsidTr="00DA1D4D">
        <w:trPr>
          <w:gridAfter w:val="1"/>
          <w:wAfter w:w="149" w:type="dxa"/>
          <w:cantSplit/>
          <w:trHeight w:hRule="exact" w:val="437"/>
        </w:trPr>
        <w:tc>
          <w:tcPr>
            <w:tcW w:w="1213" w:type="dxa"/>
            <w:gridSpan w:val="3"/>
            <w:hideMark/>
          </w:tcPr>
          <w:p w14:paraId="0437925F" w14:textId="77777777" w:rsidR="002313A3" w:rsidRDefault="002313A3" w:rsidP="00ED688D">
            <w:pPr>
              <w:pStyle w:val="a8"/>
              <w:keepNext/>
              <w:spacing w:line="240" w:lineRule="auto"/>
              <w:ind w:firstLine="0"/>
              <w:rPr>
                <w:b w:val="0"/>
                <w:color w:val="auto"/>
                <w:sz w:val="28"/>
                <w:szCs w:val="28"/>
              </w:rPr>
            </w:pPr>
            <w:r>
              <w:rPr>
                <w:b w:val="0"/>
                <w:color w:val="auto"/>
                <w:sz w:val="28"/>
                <w:szCs w:val="28"/>
              </w:rPr>
              <w:t>Таблица</w:t>
            </w:r>
          </w:p>
        </w:tc>
        <w:tc>
          <w:tcPr>
            <w:tcW w:w="672" w:type="dxa"/>
            <w:hideMark/>
          </w:tcPr>
          <w:p w14:paraId="62F7042D" w14:textId="77777777" w:rsidR="002313A3" w:rsidRPr="009002DB" w:rsidRDefault="002313A3" w:rsidP="00ED688D">
            <w:pPr>
              <w:pStyle w:val="a8"/>
              <w:keepNext/>
              <w:spacing w:line="240" w:lineRule="auto"/>
              <w:ind w:firstLine="0"/>
              <w:rPr>
                <w:b w:val="0"/>
                <w:color w:val="auto"/>
                <w:sz w:val="28"/>
                <w:szCs w:val="28"/>
                <w:lang w:val="en-US"/>
              </w:rPr>
            </w:pPr>
            <w:r>
              <w:rPr>
                <w:b w:val="0"/>
                <w:sz w:val="28"/>
                <w:szCs w:val="28"/>
              </w:rPr>
              <w:t>1.</w:t>
            </w:r>
            <w:r w:rsidR="009002DB">
              <w:rPr>
                <w:b w:val="0"/>
                <w:sz w:val="28"/>
                <w:szCs w:val="28"/>
                <w:lang w:val="en-US"/>
              </w:rPr>
              <w:t>3</w:t>
            </w:r>
          </w:p>
        </w:tc>
        <w:tc>
          <w:tcPr>
            <w:tcW w:w="7715" w:type="dxa"/>
            <w:gridSpan w:val="5"/>
            <w:hideMark/>
          </w:tcPr>
          <w:p w14:paraId="39681EFF" w14:textId="77777777" w:rsidR="002313A3" w:rsidRDefault="002313A3" w:rsidP="00ED688D">
            <w:pPr>
              <w:pStyle w:val="aa"/>
              <w:rPr>
                <w:color w:val="auto"/>
                <w:lang w:eastAsia="en-US"/>
              </w:rPr>
            </w:pPr>
            <w:r>
              <w:rPr>
                <w:color w:val="auto"/>
                <w:lang w:eastAsia="en-US"/>
              </w:rPr>
              <w:t xml:space="preserve"> – Выходные данные алгоритма</w:t>
            </w:r>
          </w:p>
        </w:tc>
      </w:tr>
      <w:tr w:rsidR="002313A3" w14:paraId="30CEA7C2" w14:textId="77777777" w:rsidTr="0039605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wBefore w:w="284" w:type="dxa"/>
          <w:tblHeader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5F611E" w14:textId="77777777" w:rsidR="002313A3" w:rsidRDefault="002313A3" w:rsidP="00ED688D">
            <w:pPr>
              <w:suppressAutoHyphens/>
              <w:spacing w:line="240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№</w:t>
            </w:r>
          </w:p>
        </w:tc>
        <w:tc>
          <w:tcPr>
            <w:tcW w:w="17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1D9B6F" w14:textId="22DE94EC" w:rsidR="002313A3" w:rsidRPr="00762EC7" w:rsidRDefault="00762EC7" w:rsidP="00ED688D">
            <w:pPr>
              <w:suppressAutoHyphens/>
              <w:spacing w:line="240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Обозначение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E0BB80" w14:textId="77777777" w:rsidR="002313A3" w:rsidRDefault="002313A3" w:rsidP="00ED688D">
            <w:pPr>
              <w:suppressAutoHyphens/>
              <w:spacing w:line="240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Ед. изм.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8616F5" w14:textId="77777777" w:rsidR="002313A3" w:rsidRDefault="002313A3" w:rsidP="00ED688D">
            <w:pPr>
              <w:suppressAutoHyphens/>
              <w:spacing w:line="240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Значение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2B9FC8" w14:textId="77777777" w:rsidR="002313A3" w:rsidRDefault="002313A3" w:rsidP="00ED688D">
            <w:pPr>
              <w:suppressAutoHyphens/>
              <w:spacing w:line="240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Название</w:t>
            </w:r>
          </w:p>
        </w:tc>
        <w:tc>
          <w:tcPr>
            <w:tcW w:w="31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9D68EB" w14:textId="77777777" w:rsidR="002313A3" w:rsidRDefault="002313A3" w:rsidP="00ED688D">
            <w:pPr>
              <w:suppressAutoHyphens/>
              <w:spacing w:line="240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Куда поступает</w:t>
            </w:r>
          </w:p>
        </w:tc>
      </w:tr>
      <w:tr w:rsidR="002313A3" w14:paraId="3D99B97D" w14:textId="77777777" w:rsidTr="0039605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wBefore w:w="284" w:type="dxa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0693A6" w14:textId="77777777" w:rsidR="002313A3" w:rsidRDefault="002313A3" w:rsidP="00ED688D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1</w:t>
            </w:r>
          </w:p>
        </w:tc>
        <w:tc>
          <w:tcPr>
            <w:tcW w:w="17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5AF670" w14:textId="77777777" w:rsidR="002313A3" w:rsidRDefault="0021134B" w:rsidP="00ED688D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 w:rsidRPr="001C6E2D">
              <w:rPr>
                <w:color w:val="auto"/>
                <w:position w:val="-16"/>
                <w:lang w:eastAsia="en-US"/>
              </w:rPr>
              <w:object w:dxaOrig="1480" w:dyaOrig="480" w14:anchorId="0A2EF160">
                <v:shape id="_x0000_i1046" type="#_x0000_t75" style="width:74.15pt;height:24.55pt" o:ole="">
                  <v:imagedata r:id="rId50" o:title=""/>
                </v:shape>
                <o:OLEObject Type="Embed" ProgID="Equation.DSMT4" ShapeID="_x0000_i1046" DrawAspect="Content" ObjectID="_1664468320" r:id="rId51"/>
              </w:objec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ACE3D4" w14:textId="77777777" w:rsidR="002313A3" w:rsidRDefault="002313A3" w:rsidP="00ED688D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proofErr w:type="spellStart"/>
            <w:r>
              <w:rPr>
                <w:color w:val="auto"/>
                <w:sz w:val="24"/>
                <w:lang w:eastAsia="en-US"/>
              </w:rPr>
              <w:t>усл</w:t>
            </w:r>
            <w:proofErr w:type="spellEnd"/>
            <w:r>
              <w:rPr>
                <w:color w:val="auto"/>
                <w:sz w:val="24"/>
                <w:lang w:eastAsia="en-US"/>
              </w:rPr>
              <w:t>. ед.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AD353F" w14:textId="77777777" w:rsidR="002313A3" w:rsidRDefault="002313A3" w:rsidP="00ED688D">
            <w:pPr>
              <w:suppressAutoHyphens/>
              <w:spacing w:line="240" w:lineRule="auto"/>
              <w:ind w:left="57" w:hanging="57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Зависит от исходных условий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E0AE32" w14:textId="77777777" w:rsidR="002313A3" w:rsidRDefault="002313A3" w:rsidP="00ED688D">
            <w:pPr>
              <w:suppressAutoHyphens/>
              <w:spacing w:line="240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Реальная квадратурная составляющая сигнала</w:t>
            </w:r>
          </w:p>
        </w:tc>
        <w:tc>
          <w:tcPr>
            <w:tcW w:w="31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8774D4" w14:textId="77777777" w:rsidR="002313A3" w:rsidRDefault="002313A3" w:rsidP="00ED688D">
            <w:pPr>
              <w:suppressAutoHyphens/>
              <w:spacing w:line="240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 xml:space="preserve">В алгоритм </w:t>
            </w:r>
            <w:r w:rsidR="00315101">
              <w:rPr>
                <w:color w:val="auto"/>
                <w:sz w:val="24"/>
                <w:lang w:eastAsia="en-US"/>
              </w:rPr>
              <w:t>формирования принятого сигнала</w:t>
            </w:r>
          </w:p>
        </w:tc>
      </w:tr>
      <w:tr w:rsidR="002313A3" w14:paraId="111422C5" w14:textId="77777777" w:rsidTr="0039605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wBefore w:w="284" w:type="dxa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6DCD65" w14:textId="77777777" w:rsidR="002313A3" w:rsidRDefault="002313A3" w:rsidP="00ED688D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2</w:t>
            </w:r>
          </w:p>
        </w:tc>
        <w:tc>
          <w:tcPr>
            <w:tcW w:w="17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6D857E" w14:textId="77777777" w:rsidR="002313A3" w:rsidRDefault="0021134B" w:rsidP="00ED688D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 w:rsidRPr="001C6E2D">
              <w:rPr>
                <w:color w:val="auto"/>
                <w:position w:val="-16"/>
                <w:lang w:eastAsia="en-US"/>
              </w:rPr>
              <w:object w:dxaOrig="1579" w:dyaOrig="480" w14:anchorId="45EEAA52">
                <v:shape id="_x0000_i1047" type="#_x0000_t75" style="width:78.95pt;height:24.55pt" o:ole="">
                  <v:imagedata r:id="rId52" o:title=""/>
                </v:shape>
                <o:OLEObject Type="Embed" ProgID="Equation.DSMT4" ShapeID="_x0000_i1047" DrawAspect="Content" ObjectID="_1664468321" r:id="rId53"/>
              </w:objec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A6F887" w14:textId="77777777" w:rsidR="002313A3" w:rsidRDefault="002313A3" w:rsidP="00ED688D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proofErr w:type="spellStart"/>
            <w:r>
              <w:rPr>
                <w:color w:val="auto"/>
                <w:sz w:val="24"/>
                <w:lang w:eastAsia="en-US"/>
              </w:rPr>
              <w:t>усл</w:t>
            </w:r>
            <w:proofErr w:type="spellEnd"/>
            <w:r>
              <w:rPr>
                <w:color w:val="auto"/>
                <w:sz w:val="24"/>
                <w:lang w:eastAsia="en-US"/>
              </w:rPr>
              <w:t>. ед.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99575D" w14:textId="77777777" w:rsidR="002313A3" w:rsidRDefault="002313A3" w:rsidP="00ED688D">
            <w:pPr>
              <w:suppressAutoHyphens/>
              <w:spacing w:line="240" w:lineRule="auto"/>
              <w:ind w:left="57" w:hanging="57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Зависит от исходных условий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B9829A" w14:textId="77777777" w:rsidR="002313A3" w:rsidRDefault="002313A3" w:rsidP="00ED688D">
            <w:pPr>
              <w:suppressAutoHyphens/>
              <w:spacing w:line="240" w:lineRule="auto"/>
              <w:ind w:firstLine="34"/>
              <w:rPr>
                <w:color w:val="auto"/>
                <w:sz w:val="24"/>
                <w:lang w:val="en-US" w:eastAsia="en-US"/>
              </w:rPr>
            </w:pPr>
            <w:r>
              <w:rPr>
                <w:color w:val="auto"/>
                <w:sz w:val="24"/>
                <w:lang w:eastAsia="en-US"/>
              </w:rPr>
              <w:t>Мнимая квадратурная составляющая сигнала</w:t>
            </w:r>
          </w:p>
        </w:tc>
        <w:tc>
          <w:tcPr>
            <w:tcW w:w="31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D3EC11" w14:textId="77777777" w:rsidR="002313A3" w:rsidRDefault="00315101" w:rsidP="00ED688D">
            <w:pPr>
              <w:suppressAutoHyphens/>
              <w:spacing w:line="240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В алгоритм формирования принятого сигнала</w:t>
            </w:r>
          </w:p>
        </w:tc>
      </w:tr>
    </w:tbl>
    <w:p w14:paraId="4BDAF051" w14:textId="77777777" w:rsidR="002313A3" w:rsidRPr="002313A3" w:rsidRDefault="002313A3" w:rsidP="00ED688D">
      <w:pPr>
        <w:pStyle w:val="3"/>
        <w:spacing w:after="240" w:line="240" w:lineRule="auto"/>
        <w:rPr>
          <w:color w:val="auto"/>
        </w:rPr>
      </w:pPr>
      <w:bookmarkStart w:id="13" w:name="_Toc500412063"/>
      <w:bookmarkStart w:id="14" w:name="_Toc39744833"/>
      <w:r w:rsidRPr="002313A3">
        <w:rPr>
          <w:color w:val="auto"/>
        </w:rPr>
        <w:t>Описание последовательности выполнения алгоритма</w:t>
      </w:r>
      <w:bookmarkEnd w:id="13"/>
      <w:bookmarkEnd w:id="14"/>
    </w:p>
    <w:p w14:paraId="29422985" w14:textId="77777777" w:rsidR="002313A3" w:rsidRDefault="00315101" w:rsidP="00ED688D">
      <w:pPr>
        <w:spacing w:line="240" w:lineRule="auto"/>
      </w:pPr>
      <w:r>
        <w:t>Блок схема алгоритма формирования отраженного от участка картографирования сигнала представлена на рисунке 1.2.</w:t>
      </w:r>
    </w:p>
    <w:p w14:paraId="6A3FA1D7" w14:textId="19B83D50" w:rsidR="00315101" w:rsidRDefault="00396058" w:rsidP="00ED688D">
      <w:pPr>
        <w:spacing w:line="240" w:lineRule="auto"/>
        <w:ind w:firstLine="0"/>
        <w:jc w:val="center"/>
      </w:pPr>
      <w:r>
        <w:object w:dxaOrig="8277" w:dyaOrig="12789" w14:anchorId="6862A6E2">
          <v:shape id="_x0000_i1048" type="#_x0000_t75" style="width:371.75pt;height:574.4pt" o:ole="">
            <v:imagedata r:id="rId54" o:title=""/>
          </v:shape>
          <o:OLEObject Type="Embed" ProgID="Visio.Drawing.11" ShapeID="_x0000_i1048" DrawAspect="Content" ObjectID="_1664468322" r:id="rId55"/>
        </w:object>
      </w:r>
    </w:p>
    <w:p w14:paraId="26309CBC" w14:textId="77777777" w:rsidR="00035470" w:rsidRDefault="003C190D" w:rsidP="00ED688D">
      <w:pPr>
        <w:spacing w:after="240" w:line="240" w:lineRule="auto"/>
        <w:ind w:firstLine="0"/>
        <w:jc w:val="center"/>
      </w:pPr>
      <w:r>
        <w:t xml:space="preserve">Рисунок </w:t>
      </w:r>
      <w:r w:rsidR="00EC1EF2">
        <w:t>1.2</w:t>
      </w:r>
      <w:r>
        <w:t xml:space="preserve"> </w:t>
      </w:r>
      <w:r>
        <w:noBreakHyphen/>
        <w:t xml:space="preserve"> Схема алгоритма формирования отраженного сигнала</w:t>
      </w:r>
    </w:p>
    <w:p w14:paraId="31F993CB" w14:textId="77777777" w:rsidR="002313A3" w:rsidRDefault="0032769A" w:rsidP="00ED688D">
      <w:pPr>
        <w:spacing w:line="240" w:lineRule="auto"/>
        <w:ind w:firstLine="708"/>
      </w:pPr>
      <w:r>
        <w:t>Последовательность выполнения алгоритма формирования отраженного сигнала.</w:t>
      </w:r>
    </w:p>
    <w:p w14:paraId="4EA78EC3" w14:textId="77777777" w:rsidR="00AB527D" w:rsidRDefault="00AB527D" w:rsidP="00ED688D">
      <w:pPr>
        <w:spacing w:line="240" w:lineRule="auto"/>
        <w:ind w:firstLine="708"/>
      </w:pPr>
      <w:r>
        <w:t>Этапы, выполняемые однократно.</w:t>
      </w:r>
    </w:p>
    <w:p w14:paraId="0D1CBBA4" w14:textId="77777777" w:rsidR="0032769A" w:rsidRDefault="0032769A" w:rsidP="00ED688D">
      <w:pPr>
        <w:pStyle w:val="ad"/>
        <w:numPr>
          <w:ilvl w:val="0"/>
          <w:numId w:val="2"/>
        </w:numPr>
        <w:spacing w:line="240" w:lineRule="auto"/>
        <w:ind w:left="0" w:firstLine="708"/>
      </w:pPr>
      <w:r>
        <w:t>Чтение данных:</w:t>
      </w:r>
    </w:p>
    <w:p w14:paraId="22572C2A" w14:textId="77777777" w:rsidR="0032769A" w:rsidRPr="000E2D2B" w:rsidRDefault="0032769A" w:rsidP="00ED688D">
      <w:pPr>
        <w:pStyle w:val="ad"/>
        <w:spacing w:line="240" w:lineRule="auto"/>
        <w:ind w:left="0" w:firstLine="0"/>
      </w:pPr>
      <w:r>
        <w:noBreakHyphen/>
        <w:t> координаты центра участка картографирования</w:t>
      </w:r>
      <w:proofErr w:type="gramStart"/>
      <w:r>
        <w:t xml:space="preserve"> (</w:t>
      </w:r>
      <w:r w:rsidR="009463AB" w:rsidRPr="0032769A">
        <w:rPr>
          <w:color w:val="auto"/>
          <w:position w:val="-12"/>
        </w:rPr>
        <w:object w:dxaOrig="300" w:dyaOrig="380" w14:anchorId="37BE8ACE">
          <v:shape id="_x0000_i1049" type="#_x0000_t75" style="width:14.95pt;height:17.6pt" o:ole="">
            <v:imagedata r:id="rId56" o:title=""/>
          </v:shape>
          <o:OLEObject Type="Embed" ProgID="Equation.DSMT4" ShapeID="_x0000_i1049" DrawAspect="Content" ObjectID="_1664468323" r:id="rId57"/>
        </w:object>
      </w:r>
      <w:r w:rsidR="009463AB">
        <w:rPr>
          <w:color w:val="auto"/>
        </w:rPr>
        <w:t>,</w:t>
      </w:r>
      <w:r w:rsidR="00312CDF" w:rsidRPr="009463AB">
        <w:rPr>
          <w:color w:val="auto"/>
          <w:position w:val="-12"/>
        </w:rPr>
        <w:object w:dxaOrig="300" w:dyaOrig="380" w14:anchorId="23DFDA61">
          <v:shape id="_x0000_i1050" type="#_x0000_t75" style="width:14.95pt;height:17.6pt" o:ole="">
            <v:imagedata r:id="rId58" o:title=""/>
          </v:shape>
          <o:OLEObject Type="Embed" ProgID="Equation.DSMT4" ShapeID="_x0000_i1050" DrawAspect="Content" ObjectID="_1664468324" r:id="rId59"/>
        </w:object>
      </w:r>
      <w:r w:rsidR="009463AB">
        <w:rPr>
          <w:color w:val="auto"/>
        </w:rPr>
        <w:t>,</w:t>
      </w:r>
      <w:r w:rsidR="009463AB" w:rsidRPr="009463AB">
        <w:rPr>
          <w:color w:val="auto"/>
          <w:position w:val="-12"/>
        </w:rPr>
        <w:object w:dxaOrig="279" w:dyaOrig="380" w14:anchorId="5DC97109">
          <v:shape id="_x0000_i1051" type="#_x0000_t75" style="width:14.4pt;height:17.6pt" o:ole="">
            <v:imagedata r:id="rId60" o:title=""/>
          </v:shape>
          <o:OLEObject Type="Embed" ProgID="Equation.DSMT4" ShapeID="_x0000_i1051" DrawAspect="Content" ObjectID="_1664468325" r:id="rId61"/>
        </w:object>
      </w:r>
      <w:r>
        <w:t>)</w:t>
      </w:r>
      <w:r w:rsidRPr="000E2D2B">
        <w:t>;</w:t>
      </w:r>
      <w:proofErr w:type="gramEnd"/>
    </w:p>
    <w:p w14:paraId="054619D5" w14:textId="77777777" w:rsidR="0032769A" w:rsidRPr="000E2D2B" w:rsidRDefault="0032769A" w:rsidP="00ED688D">
      <w:pPr>
        <w:pStyle w:val="ad"/>
        <w:spacing w:line="240" w:lineRule="auto"/>
        <w:ind w:left="0" w:firstLine="0"/>
      </w:pPr>
      <w:r w:rsidRPr="0032769A">
        <w:noBreakHyphen/>
      </w:r>
      <w:r>
        <w:rPr>
          <w:lang w:val="en-US"/>
        </w:rPr>
        <w:t> </w:t>
      </w:r>
      <w:r>
        <w:t>координаты БРЛС в середине интервала синтезирования апертуры</w:t>
      </w:r>
      <w:proofErr w:type="gramStart"/>
      <w:r w:rsidR="00C44595">
        <w:t xml:space="preserve"> </w:t>
      </w:r>
      <w:r w:rsidR="0091731E">
        <w:br/>
      </w:r>
      <w:r w:rsidR="00C44595">
        <w:t>(</w:t>
      </w:r>
      <w:r w:rsidR="009463AB" w:rsidRPr="00C44595">
        <w:rPr>
          <w:color w:val="auto"/>
          <w:position w:val="-16"/>
        </w:rPr>
        <w:object w:dxaOrig="480" w:dyaOrig="420" w14:anchorId="14025025">
          <v:shape id="_x0000_i1052" type="#_x0000_t75" style="width:24.55pt;height:21.85pt" o:ole="">
            <v:imagedata r:id="rId62" o:title=""/>
          </v:shape>
          <o:OLEObject Type="Embed" ProgID="Equation.DSMT4" ShapeID="_x0000_i1052" DrawAspect="Content" ObjectID="_1664468326" r:id="rId63"/>
        </w:object>
      </w:r>
      <w:r w:rsidR="009463AB">
        <w:rPr>
          <w:color w:val="auto"/>
        </w:rPr>
        <w:t>,</w:t>
      </w:r>
      <w:r w:rsidR="009463AB" w:rsidRPr="009463AB">
        <w:rPr>
          <w:color w:val="auto"/>
          <w:position w:val="-16"/>
        </w:rPr>
        <w:object w:dxaOrig="499" w:dyaOrig="420" w14:anchorId="37C9682B">
          <v:shape id="_x0000_i1053" type="#_x0000_t75" style="width:25.05pt;height:21.85pt" o:ole="">
            <v:imagedata r:id="rId64" o:title=""/>
          </v:shape>
          <o:OLEObject Type="Embed" ProgID="Equation.DSMT4" ShapeID="_x0000_i1053" DrawAspect="Content" ObjectID="_1664468327" r:id="rId65"/>
        </w:object>
      </w:r>
      <w:r w:rsidR="009463AB">
        <w:rPr>
          <w:color w:val="auto"/>
        </w:rPr>
        <w:t>,</w:t>
      </w:r>
      <w:r w:rsidR="009463AB" w:rsidRPr="009463AB">
        <w:rPr>
          <w:color w:val="auto"/>
          <w:position w:val="-16"/>
        </w:rPr>
        <w:object w:dxaOrig="480" w:dyaOrig="420" w14:anchorId="44AE1376">
          <v:shape id="_x0000_i1054" type="#_x0000_t75" style="width:24.55pt;height:21.85pt" o:ole="">
            <v:imagedata r:id="rId66" o:title=""/>
          </v:shape>
          <o:OLEObject Type="Embed" ProgID="Equation.DSMT4" ShapeID="_x0000_i1054" DrawAspect="Content" ObjectID="_1664468328" r:id="rId67"/>
        </w:object>
      </w:r>
      <w:r w:rsidR="00C44595">
        <w:t>);</w:t>
      </w:r>
      <w:proofErr w:type="gramEnd"/>
    </w:p>
    <w:p w14:paraId="6D59BA4C" w14:textId="77777777" w:rsidR="00A425D9" w:rsidRPr="00A425D9" w:rsidRDefault="00A425D9" w:rsidP="00ED688D">
      <w:pPr>
        <w:pStyle w:val="ad"/>
        <w:spacing w:line="240" w:lineRule="auto"/>
        <w:ind w:left="0" w:firstLine="0"/>
      </w:pPr>
      <w:r w:rsidRPr="00A425D9">
        <w:lastRenderedPageBreak/>
        <w:noBreakHyphen/>
      </w:r>
      <w:r>
        <w:rPr>
          <w:lang w:val="en-US"/>
        </w:rPr>
        <w:t> </w:t>
      </w:r>
      <w:r>
        <w:t xml:space="preserve">скорость движения БРЛС </w:t>
      </w:r>
      <w:r w:rsidRPr="00A425D9">
        <w:rPr>
          <w:position w:val="-12"/>
        </w:rPr>
        <w:object w:dxaOrig="440" w:dyaOrig="380" w14:anchorId="652D6789">
          <v:shape id="_x0000_i1055" type="#_x0000_t75" style="width:21.85pt;height:17.6pt" o:ole="">
            <v:imagedata r:id="rId68" o:title=""/>
          </v:shape>
          <o:OLEObject Type="Embed" ProgID="Equation.DSMT4" ShapeID="_x0000_i1055" DrawAspect="Content" ObjectID="_1664468329" r:id="rId69"/>
        </w:object>
      </w:r>
      <w:r>
        <w:t>;</w:t>
      </w:r>
    </w:p>
    <w:p w14:paraId="264CDF1C" w14:textId="77777777" w:rsidR="00C44595" w:rsidRDefault="00C44595" w:rsidP="00ED688D">
      <w:pPr>
        <w:pStyle w:val="ad"/>
        <w:spacing w:line="240" w:lineRule="auto"/>
        <w:ind w:left="0" w:firstLine="0"/>
      </w:pPr>
      <w:r>
        <w:noBreakHyphen/>
        <w:t xml:space="preserve"> ширина ДНА по углу места </w:t>
      </w:r>
      <w:r w:rsidRPr="00C44595">
        <w:rPr>
          <w:position w:val="-12"/>
        </w:rPr>
        <w:object w:dxaOrig="560" w:dyaOrig="420" w14:anchorId="19E9F286">
          <v:shape id="_x0000_i1056" type="#_x0000_t75" style="width:27.75pt;height:21.85pt" o:ole="">
            <v:imagedata r:id="rId70" o:title=""/>
          </v:shape>
          <o:OLEObject Type="Embed" ProgID="Equation.DSMT4" ShapeID="_x0000_i1056" DrawAspect="Content" ObjectID="_1664468330" r:id="rId71"/>
        </w:object>
      </w:r>
      <w:r>
        <w:t>;</w:t>
      </w:r>
    </w:p>
    <w:p w14:paraId="6E18056B" w14:textId="77777777" w:rsidR="00AB527D" w:rsidRDefault="00AB527D" w:rsidP="00ED688D">
      <w:pPr>
        <w:pStyle w:val="ad"/>
        <w:spacing w:line="240" w:lineRule="auto"/>
        <w:ind w:left="0" w:firstLine="0"/>
      </w:pPr>
      <w:r>
        <w:noBreakHyphen/>
        <w:t xml:space="preserve"> ширина ДНА по азимуту </w:t>
      </w:r>
      <w:r w:rsidRPr="00AB527D">
        <w:rPr>
          <w:position w:val="-16"/>
        </w:rPr>
        <w:object w:dxaOrig="580" w:dyaOrig="460" w14:anchorId="3F09CCE8">
          <v:shape id="_x0000_i1057" type="#_x0000_t75" style="width:29.35pt;height:24.55pt" o:ole="">
            <v:imagedata r:id="rId72" o:title=""/>
          </v:shape>
          <o:OLEObject Type="Embed" ProgID="Equation.DSMT4" ShapeID="_x0000_i1057" DrawAspect="Content" ObjectID="_1664468331" r:id="rId73"/>
        </w:object>
      </w:r>
      <w:r>
        <w:t>;</w:t>
      </w:r>
    </w:p>
    <w:p w14:paraId="2A94C851" w14:textId="77777777" w:rsidR="00C44595" w:rsidRDefault="00C44595" w:rsidP="00ED688D">
      <w:pPr>
        <w:pStyle w:val="ad"/>
        <w:spacing w:line="240" w:lineRule="auto"/>
        <w:ind w:left="0" w:firstLine="0"/>
      </w:pPr>
      <w:r>
        <w:noBreakHyphen/>
        <w:t xml:space="preserve"> скорость распространения электромагнитной волны </w:t>
      </w:r>
      <w:r w:rsidRPr="00C44595">
        <w:rPr>
          <w:position w:val="-6"/>
        </w:rPr>
        <w:object w:dxaOrig="200" w:dyaOrig="240" w14:anchorId="7606AC08">
          <v:shape id="_x0000_i1058" type="#_x0000_t75" style="width:10.15pt;height:11.75pt" o:ole="">
            <v:imagedata r:id="rId74" o:title=""/>
          </v:shape>
          <o:OLEObject Type="Embed" ProgID="Equation.DSMT4" ShapeID="_x0000_i1058" DrawAspect="Content" ObjectID="_1664468332" r:id="rId75"/>
        </w:object>
      </w:r>
      <w:r>
        <w:t>;</w:t>
      </w:r>
    </w:p>
    <w:p w14:paraId="28D59B60" w14:textId="77777777" w:rsidR="00AB527D" w:rsidRDefault="00AB527D" w:rsidP="00ED688D">
      <w:pPr>
        <w:pStyle w:val="ad"/>
        <w:spacing w:line="240" w:lineRule="auto"/>
        <w:ind w:left="0" w:firstLine="0"/>
      </w:pPr>
      <w:r>
        <w:noBreakHyphen/>
        <w:t xml:space="preserve"> длина волны зондирующего сигнала </w:t>
      </w:r>
      <w:r w:rsidRPr="00C44595">
        <w:rPr>
          <w:position w:val="-6"/>
        </w:rPr>
        <w:object w:dxaOrig="240" w:dyaOrig="300" w14:anchorId="7902A13E">
          <v:shape id="_x0000_i1059" type="#_x0000_t75" style="width:11.75pt;height:14.95pt" o:ole="">
            <v:imagedata r:id="rId76" o:title=""/>
          </v:shape>
          <o:OLEObject Type="Embed" ProgID="Equation.DSMT4" ShapeID="_x0000_i1059" DrawAspect="Content" ObjectID="_1664468333" r:id="rId77"/>
        </w:object>
      </w:r>
      <w:r>
        <w:t>;</w:t>
      </w:r>
    </w:p>
    <w:p w14:paraId="25B68473" w14:textId="77777777" w:rsidR="00C44595" w:rsidRDefault="00C44595" w:rsidP="00ED688D">
      <w:pPr>
        <w:pStyle w:val="ad"/>
        <w:spacing w:line="240" w:lineRule="auto"/>
        <w:ind w:left="0" w:firstLine="0"/>
      </w:pPr>
      <w:r>
        <w:noBreakHyphen/>
        <w:t xml:space="preserve"> длительность зондирующего импульса </w:t>
      </w:r>
      <w:r w:rsidRPr="00C44595">
        <w:rPr>
          <w:position w:val="-12"/>
        </w:rPr>
        <w:object w:dxaOrig="279" w:dyaOrig="380" w14:anchorId="74F0CEEA">
          <v:shape id="_x0000_i1060" type="#_x0000_t75" style="width:14.4pt;height:17.6pt" o:ole="">
            <v:imagedata r:id="rId78" o:title=""/>
          </v:shape>
          <o:OLEObject Type="Embed" ProgID="Equation.DSMT4" ShapeID="_x0000_i1060" DrawAspect="Content" ObjectID="_1664468334" r:id="rId79"/>
        </w:object>
      </w:r>
      <w:r>
        <w:t>;</w:t>
      </w:r>
    </w:p>
    <w:p w14:paraId="6603E9B2" w14:textId="77777777" w:rsidR="00C44595" w:rsidRDefault="00C44595" w:rsidP="00ED688D">
      <w:pPr>
        <w:pStyle w:val="ad"/>
        <w:spacing w:line="240" w:lineRule="auto"/>
        <w:ind w:left="0" w:firstLine="0"/>
      </w:pPr>
      <w:r>
        <w:noBreakHyphen/>
        <w:t xml:space="preserve"> ширина спектра закона модуляции зондирующего сигнала </w:t>
      </w:r>
      <w:r w:rsidRPr="00C44595">
        <w:rPr>
          <w:position w:val="-12"/>
        </w:rPr>
        <w:object w:dxaOrig="499" w:dyaOrig="380" w14:anchorId="553EEFE7">
          <v:shape id="_x0000_i1061" type="#_x0000_t75" style="width:25.05pt;height:17.6pt" o:ole="">
            <v:imagedata r:id="rId80" o:title=""/>
          </v:shape>
          <o:OLEObject Type="Embed" ProgID="Equation.DSMT4" ShapeID="_x0000_i1061" DrawAspect="Content" ObjectID="_1664468335" r:id="rId81"/>
        </w:object>
      </w:r>
      <w:r>
        <w:t>;</w:t>
      </w:r>
    </w:p>
    <w:p w14:paraId="3F293B2A" w14:textId="77777777" w:rsidR="00A82FF6" w:rsidRDefault="00A82FF6" w:rsidP="00ED688D">
      <w:pPr>
        <w:pStyle w:val="ad"/>
        <w:spacing w:line="240" w:lineRule="auto"/>
        <w:ind w:left="0" w:firstLine="0"/>
      </w:pPr>
      <w:r>
        <w:noBreakHyphen/>
        <w:t xml:space="preserve"> период повторения импульсов </w:t>
      </w:r>
      <w:r w:rsidRPr="00A82FF6">
        <w:rPr>
          <w:position w:val="-16"/>
        </w:rPr>
        <w:object w:dxaOrig="300" w:dyaOrig="420" w14:anchorId="6A86455C">
          <v:shape id="_x0000_i1062" type="#_x0000_t75" style="width:14.95pt;height:21.85pt" o:ole="">
            <v:imagedata r:id="rId82" o:title=""/>
          </v:shape>
          <o:OLEObject Type="Embed" ProgID="Equation.DSMT4" ShapeID="_x0000_i1062" DrawAspect="Content" ObjectID="_1664468336" r:id="rId83"/>
        </w:object>
      </w:r>
      <w:r>
        <w:t>;</w:t>
      </w:r>
    </w:p>
    <w:p w14:paraId="2BCF8A82" w14:textId="17C8ABD3" w:rsidR="00C44595" w:rsidRPr="00762EC7" w:rsidRDefault="00C44595" w:rsidP="00ED688D">
      <w:pPr>
        <w:pStyle w:val="ad"/>
        <w:spacing w:line="240" w:lineRule="auto"/>
        <w:ind w:left="0" w:firstLine="0"/>
      </w:pPr>
      <w:r>
        <w:noBreakHyphen/>
        <w:t> </w:t>
      </w:r>
      <w:r w:rsidR="00AB527D">
        <w:t xml:space="preserve">мощность передатчика БРЛС </w:t>
      </w:r>
      <w:r w:rsidR="00AB527D" w:rsidRPr="00AB527D">
        <w:rPr>
          <w:position w:val="-12"/>
        </w:rPr>
        <w:object w:dxaOrig="300" w:dyaOrig="380" w14:anchorId="3C1FCF76">
          <v:shape id="_x0000_i1063" type="#_x0000_t75" style="width:14.95pt;height:17.6pt" o:ole="">
            <v:imagedata r:id="rId84" o:title=""/>
          </v:shape>
          <o:OLEObject Type="Embed" ProgID="Equation.DSMT4" ShapeID="_x0000_i1063" DrawAspect="Content" ObjectID="_1664468337" r:id="rId85"/>
        </w:object>
      </w:r>
      <w:r w:rsidR="00571B17" w:rsidRPr="00762EC7">
        <w:t>.</w:t>
      </w:r>
    </w:p>
    <w:p w14:paraId="73618E22" w14:textId="77777777" w:rsidR="0032769A" w:rsidRPr="00936066" w:rsidRDefault="0032769A" w:rsidP="00ED688D">
      <w:pPr>
        <w:pStyle w:val="ad"/>
        <w:numPr>
          <w:ilvl w:val="0"/>
          <w:numId w:val="2"/>
        </w:numPr>
        <w:spacing w:line="240" w:lineRule="auto"/>
        <w:ind w:left="0" w:firstLine="0"/>
        <w:rPr>
          <w:szCs w:val="28"/>
        </w:rPr>
      </w:pPr>
      <w:r w:rsidRPr="00936066">
        <w:rPr>
          <w:szCs w:val="28"/>
        </w:rPr>
        <w:t>Расчет наклонной дальности центра участка картографирования</w:t>
      </w:r>
    </w:p>
    <w:p w14:paraId="009696E1" w14:textId="77777777" w:rsidR="0032769A" w:rsidRPr="00936066" w:rsidRDefault="0032769A" w:rsidP="00ED688D">
      <w:pPr>
        <w:pStyle w:val="ad"/>
        <w:spacing w:before="240" w:after="240" w:line="240" w:lineRule="auto"/>
        <w:ind w:left="0" w:firstLine="0"/>
        <w:jc w:val="right"/>
        <w:rPr>
          <w:color w:val="auto"/>
          <w:szCs w:val="28"/>
        </w:rPr>
      </w:pPr>
      <w:r w:rsidRPr="00936066">
        <w:rPr>
          <w:color w:val="auto"/>
          <w:position w:val="-22"/>
          <w:szCs w:val="28"/>
          <w:lang w:val="en-US"/>
        </w:rPr>
        <w:object w:dxaOrig="5140" w:dyaOrig="660" w14:anchorId="00A1EA13">
          <v:shape id="_x0000_i1064" type="#_x0000_t75" style="width:256pt;height:32.55pt" o:ole="">
            <v:imagedata r:id="rId86" o:title=""/>
          </v:shape>
          <o:OLEObject Type="Embed" ProgID="Equation.DSMT4" ShapeID="_x0000_i1064" DrawAspect="Content" ObjectID="_1664468338" r:id="rId87"/>
        </w:object>
      </w:r>
      <w:r w:rsidR="00C44595" w:rsidRPr="00936066">
        <w:rPr>
          <w:color w:val="auto"/>
          <w:szCs w:val="28"/>
        </w:rPr>
        <w:tab/>
      </w:r>
      <w:r w:rsidRPr="00936066">
        <w:rPr>
          <w:color w:val="auto"/>
          <w:szCs w:val="28"/>
          <w:lang w:val="en-US"/>
        </w:rPr>
        <w:tab/>
        <w:t>(</w:t>
      </w:r>
      <w:r w:rsidR="00936066">
        <w:rPr>
          <w:color w:val="auto"/>
          <w:szCs w:val="28"/>
        </w:rPr>
        <w:t>1.</w:t>
      </w:r>
      <w:r w:rsidR="00A13E8B">
        <w:rPr>
          <w:color w:val="auto"/>
          <w:szCs w:val="28"/>
        </w:rPr>
        <w:t>1</w:t>
      </w:r>
      <w:r w:rsidRPr="00936066">
        <w:rPr>
          <w:color w:val="auto"/>
          <w:szCs w:val="28"/>
          <w:lang w:val="en-US"/>
        </w:rPr>
        <w:t>)</w:t>
      </w:r>
    </w:p>
    <w:p w14:paraId="2C26F834" w14:textId="77777777" w:rsidR="00C44595" w:rsidRPr="00936066" w:rsidRDefault="00C44595" w:rsidP="00ED688D">
      <w:pPr>
        <w:pStyle w:val="ad"/>
        <w:numPr>
          <w:ilvl w:val="0"/>
          <w:numId w:val="2"/>
        </w:numPr>
        <w:spacing w:line="240" w:lineRule="auto"/>
        <w:ind w:left="0" w:firstLine="0"/>
        <w:rPr>
          <w:szCs w:val="28"/>
        </w:rPr>
      </w:pPr>
      <w:r w:rsidRPr="00936066">
        <w:rPr>
          <w:szCs w:val="28"/>
        </w:rPr>
        <w:t>Расчет протяженности участка картографирования по дальности</w:t>
      </w:r>
    </w:p>
    <w:p w14:paraId="6E0C9AC9" w14:textId="77777777" w:rsidR="00C44595" w:rsidRDefault="00C44595" w:rsidP="00ED688D">
      <w:pPr>
        <w:pStyle w:val="ad"/>
        <w:spacing w:before="240" w:after="240" w:line="240" w:lineRule="auto"/>
        <w:ind w:left="0" w:firstLine="0"/>
        <w:jc w:val="right"/>
        <w:rPr>
          <w:color w:val="auto"/>
          <w:szCs w:val="28"/>
          <w:lang w:val="en-US"/>
        </w:rPr>
      </w:pPr>
      <w:r w:rsidRPr="00936066">
        <w:rPr>
          <w:color w:val="auto"/>
          <w:position w:val="-12"/>
          <w:szCs w:val="28"/>
          <w:lang w:val="en-US"/>
        </w:rPr>
        <w:object w:dxaOrig="1620" w:dyaOrig="420" w14:anchorId="5E9D8ADB">
          <v:shape id="_x0000_i1065" type="#_x0000_t75" style="width:82.15pt;height:21.85pt" o:ole="">
            <v:imagedata r:id="rId88" o:title=""/>
          </v:shape>
          <o:OLEObject Type="Embed" ProgID="Equation.DSMT4" ShapeID="_x0000_i1065" DrawAspect="Content" ObjectID="_1664468339" r:id="rId89"/>
        </w:object>
      </w:r>
      <w:r w:rsidR="00233133" w:rsidRPr="00936066">
        <w:rPr>
          <w:color w:val="auto"/>
          <w:szCs w:val="28"/>
        </w:rPr>
        <w:tab/>
      </w:r>
      <w:r w:rsidR="00233133"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  <w:t>(</w:t>
      </w:r>
      <w:r w:rsidR="00936066">
        <w:rPr>
          <w:color w:val="auto"/>
          <w:szCs w:val="28"/>
        </w:rPr>
        <w:t>1.</w:t>
      </w:r>
      <w:r w:rsidR="00A13E8B">
        <w:rPr>
          <w:color w:val="auto"/>
          <w:szCs w:val="28"/>
        </w:rPr>
        <w:t>2</w:t>
      </w:r>
      <w:r w:rsidRPr="00936066">
        <w:rPr>
          <w:color w:val="auto"/>
          <w:szCs w:val="28"/>
        </w:rPr>
        <w:t>)</w:t>
      </w:r>
    </w:p>
    <w:p w14:paraId="11BB4F9A" w14:textId="77777777" w:rsidR="00C44595" w:rsidRPr="00936066" w:rsidRDefault="00C44595" w:rsidP="00ED688D">
      <w:pPr>
        <w:pStyle w:val="ad"/>
        <w:numPr>
          <w:ilvl w:val="0"/>
          <w:numId w:val="2"/>
        </w:numPr>
        <w:spacing w:line="240" w:lineRule="auto"/>
        <w:ind w:left="0" w:firstLine="0"/>
        <w:rPr>
          <w:color w:val="auto"/>
          <w:szCs w:val="28"/>
        </w:rPr>
      </w:pPr>
      <w:r w:rsidRPr="00936066">
        <w:rPr>
          <w:color w:val="auto"/>
          <w:szCs w:val="28"/>
        </w:rPr>
        <w:t>Расчет времени начала и окончания приема сигнала, отраженного от участка картографирования</w:t>
      </w:r>
    </w:p>
    <w:p w14:paraId="59E9721A" w14:textId="77777777" w:rsidR="002313A3" w:rsidRPr="00936066" w:rsidRDefault="00C44595" w:rsidP="00ED688D">
      <w:pPr>
        <w:spacing w:line="240" w:lineRule="auto"/>
        <w:ind w:firstLine="0"/>
        <w:jc w:val="right"/>
        <w:rPr>
          <w:color w:val="auto"/>
          <w:szCs w:val="28"/>
        </w:rPr>
      </w:pPr>
      <w:r w:rsidRPr="00FF22B2">
        <w:rPr>
          <w:color w:val="auto"/>
          <w:position w:val="-34"/>
          <w:sz w:val="24"/>
          <w:lang w:val="en-US"/>
        </w:rPr>
        <w:object w:dxaOrig="3240" w:dyaOrig="820" w14:anchorId="3454CE90">
          <v:shape id="_x0000_i1066" type="#_x0000_t75" style="width:161.6pt;height:40pt" o:ole="">
            <v:imagedata r:id="rId90" o:title=""/>
          </v:shape>
          <o:OLEObject Type="Embed" ProgID="Equation.DSMT4" ShapeID="_x0000_i1066" DrawAspect="Content" ObjectID="_1664468340" r:id="rId91"/>
        </w:object>
      </w:r>
      <w:r w:rsidR="00936066">
        <w:rPr>
          <w:color w:val="auto"/>
          <w:szCs w:val="28"/>
        </w:rPr>
        <w:tab/>
      </w:r>
      <w:r w:rsidR="00936066">
        <w:rPr>
          <w:color w:val="auto"/>
          <w:szCs w:val="28"/>
        </w:rPr>
        <w:tab/>
      </w:r>
      <w:r w:rsid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  <w:t>(</w:t>
      </w:r>
      <w:r w:rsidR="00936066">
        <w:rPr>
          <w:color w:val="auto"/>
          <w:szCs w:val="28"/>
        </w:rPr>
        <w:t>1.</w:t>
      </w:r>
      <w:r w:rsidR="00112039">
        <w:rPr>
          <w:color w:val="auto"/>
          <w:szCs w:val="28"/>
        </w:rPr>
        <w:t>7</w:t>
      </w:r>
      <w:r w:rsidRPr="00936066">
        <w:rPr>
          <w:color w:val="auto"/>
          <w:szCs w:val="28"/>
        </w:rPr>
        <w:t>)</w:t>
      </w:r>
    </w:p>
    <w:p w14:paraId="6BCB4142" w14:textId="77777777" w:rsidR="00C44595" w:rsidRPr="00936066" w:rsidRDefault="00C44595" w:rsidP="00ED688D">
      <w:pPr>
        <w:pStyle w:val="ad"/>
        <w:numPr>
          <w:ilvl w:val="0"/>
          <w:numId w:val="2"/>
        </w:numPr>
        <w:spacing w:line="240" w:lineRule="auto"/>
        <w:ind w:left="0" w:firstLine="0"/>
        <w:rPr>
          <w:szCs w:val="28"/>
        </w:rPr>
      </w:pPr>
      <w:r w:rsidRPr="00936066">
        <w:rPr>
          <w:szCs w:val="28"/>
        </w:rPr>
        <w:t>Расчет шага временной развертки по дальности</w:t>
      </w:r>
    </w:p>
    <w:p w14:paraId="6F937DCE" w14:textId="77777777" w:rsidR="00C44595" w:rsidRPr="00936066" w:rsidRDefault="00C44595" w:rsidP="00ED688D">
      <w:pPr>
        <w:pStyle w:val="ad"/>
        <w:spacing w:line="240" w:lineRule="auto"/>
        <w:ind w:left="0" w:firstLine="0"/>
        <w:jc w:val="right"/>
        <w:rPr>
          <w:color w:val="auto"/>
          <w:szCs w:val="28"/>
        </w:rPr>
      </w:pPr>
      <w:r w:rsidRPr="00936066">
        <w:rPr>
          <w:color w:val="auto"/>
          <w:position w:val="-34"/>
          <w:szCs w:val="28"/>
        </w:rPr>
        <w:object w:dxaOrig="1080" w:dyaOrig="780" w14:anchorId="34854101">
          <v:shape id="_x0000_i1067" type="#_x0000_t75" style="width:54.4pt;height:39.45pt" o:ole="">
            <v:imagedata r:id="rId92" o:title=""/>
          </v:shape>
          <o:OLEObject Type="Embed" ProgID="Equation.DSMT4" ShapeID="_x0000_i1067" DrawAspect="Content" ObjectID="_1664468341" r:id="rId93"/>
        </w:object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  <w:t>(</w:t>
      </w:r>
      <w:r w:rsidR="00936066">
        <w:rPr>
          <w:color w:val="auto"/>
          <w:szCs w:val="28"/>
        </w:rPr>
        <w:t>1.</w:t>
      </w:r>
      <w:r w:rsidR="00112039">
        <w:rPr>
          <w:color w:val="auto"/>
          <w:szCs w:val="28"/>
        </w:rPr>
        <w:t>8</w:t>
      </w:r>
      <w:r w:rsidRPr="00936066">
        <w:rPr>
          <w:color w:val="auto"/>
          <w:szCs w:val="28"/>
        </w:rPr>
        <w:t>)</w:t>
      </w:r>
    </w:p>
    <w:p w14:paraId="084E395B" w14:textId="731FB1CB" w:rsidR="00C44595" w:rsidRPr="00936066" w:rsidRDefault="00C44595" w:rsidP="00ED688D">
      <w:pPr>
        <w:pStyle w:val="ad"/>
        <w:numPr>
          <w:ilvl w:val="0"/>
          <w:numId w:val="2"/>
        </w:numPr>
        <w:spacing w:line="240" w:lineRule="auto"/>
        <w:ind w:left="0" w:firstLine="0"/>
        <w:rPr>
          <w:szCs w:val="28"/>
        </w:rPr>
      </w:pPr>
      <w:r w:rsidRPr="00936066">
        <w:rPr>
          <w:szCs w:val="28"/>
        </w:rPr>
        <w:t xml:space="preserve">Расчет </w:t>
      </w:r>
      <w:ins w:id="15" w:author="User" w:date="2020-09-24T15:00:00Z">
        <w:r w:rsidR="003D14C5" w:rsidRPr="00B54F5D">
          <w:rPr>
            <w:szCs w:val="28"/>
          </w:rPr>
          <w:t xml:space="preserve">временного интервала, соответствующего </w:t>
        </w:r>
      </w:ins>
      <w:del w:id="16" w:author="User" w:date="2020-09-24T15:00:00Z">
        <w:r w:rsidRPr="00B54F5D" w:rsidDel="003D14C5">
          <w:rPr>
            <w:szCs w:val="28"/>
          </w:rPr>
          <w:delText xml:space="preserve">временной </w:delText>
        </w:r>
      </w:del>
      <w:del w:id="17" w:author="User" w:date="2020-09-24T15:01:00Z">
        <w:r w:rsidRPr="00B54F5D" w:rsidDel="003D14C5">
          <w:rPr>
            <w:szCs w:val="28"/>
          </w:rPr>
          <w:delText>развертки</w:delText>
        </w:r>
        <w:r w:rsidRPr="00936066" w:rsidDel="003D14C5">
          <w:rPr>
            <w:szCs w:val="28"/>
          </w:rPr>
          <w:delText xml:space="preserve"> по </w:delText>
        </w:r>
      </w:del>
      <w:ins w:id="18" w:author="User" w:date="2020-09-24T15:01:00Z">
        <w:r w:rsidR="003D14C5">
          <w:rPr>
            <w:szCs w:val="28"/>
          </w:rPr>
          <w:t xml:space="preserve">протяжённости по </w:t>
        </w:r>
      </w:ins>
      <w:r w:rsidRPr="00936066">
        <w:rPr>
          <w:szCs w:val="28"/>
        </w:rPr>
        <w:t>дальности</w:t>
      </w:r>
      <w:r w:rsidR="00DE7A54" w:rsidRPr="00936066">
        <w:rPr>
          <w:szCs w:val="28"/>
        </w:rPr>
        <w:t>,</w:t>
      </w:r>
      <w:r w:rsidRPr="00936066">
        <w:rPr>
          <w:szCs w:val="28"/>
        </w:rPr>
        <w:t xml:space="preserve"> в пределы которой попадают импульсы, отраженные от любой точки участка картографирования</w:t>
      </w:r>
    </w:p>
    <w:p w14:paraId="3BFB12BA" w14:textId="29A3BF20" w:rsidR="00C44595" w:rsidRPr="00936066" w:rsidRDefault="00B77BF8" w:rsidP="00ED688D">
      <w:pPr>
        <w:pStyle w:val="ad"/>
        <w:spacing w:line="240" w:lineRule="auto"/>
        <w:ind w:left="0" w:firstLine="0"/>
        <w:jc w:val="right"/>
        <w:rPr>
          <w:color w:val="auto"/>
          <w:szCs w:val="28"/>
        </w:rPr>
      </w:pPr>
      <w:r w:rsidRPr="00936066">
        <w:rPr>
          <w:color w:val="auto"/>
          <w:position w:val="-28"/>
          <w:szCs w:val="28"/>
          <w:lang w:val="en-US"/>
        </w:rPr>
        <w:object w:dxaOrig="2500" w:dyaOrig="720" w14:anchorId="771BA345">
          <v:shape id="_x0000_i1068" type="#_x0000_t75" style="width:124.8pt;height:36.8pt" o:ole="">
            <v:imagedata r:id="rId94" o:title=""/>
          </v:shape>
          <o:OLEObject Type="Embed" ProgID="Equation.DSMT4" ShapeID="_x0000_i1068" DrawAspect="Content" ObjectID="_1664468342" r:id="rId95"/>
        </w:object>
      </w:r>
      <w:r w:rsidR="00C44595" w:rsidRPr="00936066">
        <w:rPr>
          <w:color w:val="auto"/>
          <w:szCs w:val="28"/>
        </w:rPr>
        <w:tab/>
      </w:r>
      <w:r w:rsidR="00AA12C6" w:rsidRPr="00936066">
        <w:rPr>
          <w:color w:val="auto"/>
          <w:szCs w:val="28"/>
        </w:rPr>
        <w:tab/>
      </w:r>
      <w:r w:rsidR="00B54F5D">
        <w:rPr>
          <w:color w:val="auto"/>
          <w:szCs w:val="28"/>
          <w:lang w:val="en-US"/>
        </w:rPr>
        <w:tab/>
      </w:r>
      <w:r w:rsidR="00C44595" w:rsidRPr="00936066">
        <w:rPr>
          <w:color w:val="auto"/>
          <w:szCs w:val="28"/>
        </w:rPr>
        <w:tab/>
      </w:r>
      <w:r w:rsidR="00C44595" w:rsidRPr="00936066">
        <w:rPr>
          <w:color w:val="auto"/>
          <w:szCs w:val="28"/>
        </w:rPr>
        <w:tab/>
        <w:t>(</w:t>
      </w:r>
      <w:r w:rsidR="00936066">
        <w:rPr>
          <w:color w:val="auto"/>
          <w:szCs w:val="28"/>
        </w:rPr>
        <w:t>1.</w:t>
      </w:r>
      <w:r w:rsidR="00112039">
        <w:rPr>
          <w:color w:val="auto"/>
          <w:szCs w:val="28"/>
        </w:rPr>
        <w:t>9</w:t>
      </w:r>
      <w:r w:rsidR="00C44595" w:rsidRPr="00936066">
        <w:rPr>
          <w:color w:val="auto"/>
          <w:szCs w:val="28"/>
        </w:rPr>
        <w:t>)</w:t>
      </w:r>
    </w:p>
    <w:p w14:paraId="2A0A4C07" w14:textId="77777777" w:rsidR="00C44595" w:rsidRPr="00936066" w:rsidRDefault="00AB527D" w:rsidP="00ED688D">
      <w:pPr>
        <w:pStyle w:val="ad"/>
        <w:numPr>
          <w:ilvl w:val="0"/>
          <w:numId w:val="2"/>
        </w:numPr>
        <w:spacing w:line="240" w:lineRule="auto"/>
        <w:ind w:left="0" w:firstLine="0"/>
        <w:rPr>
          <w:szCs w:val="28"/>
        </w:rPr>
      </w:pPr>
      <w:r w:rsidRPr="00936066">
        <w:rPr>
          <w:szCs w:val="28"/>
        </w:rPr>
        <w:t>Расчет энергетического коэффициента БРЛС</w:t>
      </w:r>
    </w:p>
    <w:p w14:paraId="681375F1" w14:textId="77777777" w:rsidR="00AB527D" w:rsidRPr="00936066" w:rsidRDefault="00AB527D" w:rsidP="00ED688D">
      <w:pPr>
        <w:pStyle w:val="ad"/>
        <w:spacing w:line="240" w:lineRule="auto"/>
        <w:ind w:left="0" w:firstLine="0"/>
        <w:jc w:val="right"/>
        <w:rPr>
          <w:color w:val="auto"/>
          <w:szCs w:val="28"/>
        </w:rPr>
      </w:pPr>
      <w:r w:rsidRPr="00936066">
        <w:rPr>
          <w:color w:val="auto"/>
          <w:position w:val="-38"/>
          <w:szCs w:val="28"/>
        </w:rPr>
        <w:object w:dxaOrig="1900" w:dyaOrig="820" w14:anchorId="7A537B15">
          <v:shape id="_x0000_i1069" type="#_x0000_t75" style="width:96.55pt;height:40pt" o:ole="">
            <v:imagedata r:id="rId96" o:title=""/>
          </v:shape>
          <o:OLEObject Type="Embed" ProgID="Equation.DSMT4" ShapeID="_x0000_i1069" DrawAspect="Content" ObjectID="_1664468343" r:id="rId97"/>
        </w:object>
      </w:r>
      <w:r w:rsidR="007D229F">
        <w:rPr>
          <w:color w:val="auto"/>
          <w:szCs w:val="28"/>
        </w:rPr>
        <w:tab/>
      </w:r>
      <w:r w:rsidR="007D229F">
        <w:rPr>
          <w:color w:val="auto"/>
          <w:szCs w:val="28"/>
        </w:rPr>
        <w:tab/>
      </w:r>
      <w:r w:rsidR="007D229F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  <w:t>(</w:t>
      </w:r>
      <w:r w:rsidR="00112039">
        <w:rPr>
          <w:color w:val="auto"/>
          <w:szCs w:val="28"/>
        </w:rPr>
        <w:t>1.10</w:t>
      </w:r>
      <w:r w:rsidRPr="00936066">
        <w:rPr>
          <w:color w:val="auto"/>
          <w:szCs w:val="28"/>
        </w:rPr>
        <w:t>)</w:t>
      </w:r>
    </w:p>
    <w:p w14:paraId="4DA090BE" w14:textId="77777777" w:rsidR="00AB527D" w:rsidRPr="00936066" w:rsidRDefault="00AB527D" w:rsidP="00ED688D">
      <w:pPr>
        <w:pStyle w:val="ad"/>
        <w:spacing w:line="240" w:lineRule="auto"/>
        <w:ind w:left="0" w:firstLine="0"/>
        <w:jc w:val="right"/>
        <w:rPr>
          <w:color w:val="auto"/>
          <w:szCs w:val="28"/>
        </w:rPr>
      </w:pPr>
      <w:r w:rsidRPr="00936066">
        <w:rPr>
          <w:color w:val="auto"/>
          <w:position w:val="-38"/>
          <w:szCs w:val="28"/>
        </w:rPr>
        <w:object w:dxaOrig="1920" w:dyaOrig="820" w14:anchorId="6FA5DFEB">
          <v:shape id="_x0000_i1070" type="#_x0000_t75" style="width:97.05pt;height:40pt" o:ole="">
            <v:imagedata r:id="rId98" o:title=""/>
          </v:shape>
          <o:OLEObject Type="Embed" ProgID="Equation.DSMT4" ShapeID="_x0000_i1070" DrawAspect="Content" ObjectID="_1664468344" r:id="rId99"/>
        </w:object>
      </w:r>
      <w:r w:rsidR="002754FF">
        <w:rPr>
          <w:color w:val="auto"/>
          <w:szCs w:val="28"/>
        </w:rPr>
        <w:tab/>
      </w:r>
      <w:r w:rsidR="002754FF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  <w:t>(</w:t>
      </w:r>
      <w:r w:rsidR="00936066">
        <w:rPr>
          <w:color w:val="auto"/>
          <w:szCs w:val="28"/>
        </w:rPr>
        <w:t>1.</w:t>
      </w:r>
      <w:r w:rsidR="00112039">
        <w:rPr>
          <w:color w:val="auto"/>
          <w:szCs w:val="28"/>
        </w:rPr>
        <w:t>11</w:t>
      </w:r>
      <w:r w:rsidRPr="00936066">
        <w:rPr>
          <w:color w:val="auto"/>
          <w:szCs w:val="28"/>
        </w:rPr>
        <w:t>)</w:t>
      </w:r>
    </w:p>
    <w:p w14:paraId="704B3226" w14:textId="16121088" w:rsidR="004B49CE" w:rsidRPr="004B49CE" w:rsidRDefault="00AB527D" w:rsidP="004B49CE">
      <w:pPr>
        <w:pStyle w:val="ad"/>
        <w:spacing w:line="240" w:lineRule="auto"/>
        <w:ind w:left="0" w:firstLine="0"/>
        <w:jc w:val="right"/>
        <w:rPr>
          <w:color w:val="auto"/>
          <w:szCs w:val="28"/>
          <w:lang w:val="en-US"/>
        </w:rPr>
      </w:pPr>
      <w:r w:rsidRPr="00936066">
        <w:rPr>
          <w:color w:val="auto"/>
          <w:position w:val="-34"/>
          <w:szCs w:val="28"/>
        </w:rPr>
        <w:object w:dxaOrig="2000" w:dyaOrig="820" w14:anchorId="498C2DFC">
          <v:shape id="_x0000_i1071" type="#_x0000_t75" style="width:101.35pt;height:40pt" o:ole="">
            <v:imagedata r:id="rId100" o:title=""/>
          </v:shape>
          <o:OLEObject Type="Embed" ProgID="Equation.3" ShapeID="_x0000_i1071" DrawAspect="Content" ObjectID="_1664468345" r:id="rId101"/>
        </w:object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="007D229F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  <w:t>(</w:t>
      </w:r>
      <w:r w:rsidR="00936066">
        <w:rPr>
          <w:color w:val="auto"/>
          <w:szCs w:val="28"/>
        </w:rPr>
        <w:t>1.1</w:t>
      </w:r>
      <w:r w:rsidR="00112039">
        <w:rPr>
          <w:color w:val="auto"/>
          <w:szCs w:val="28"/>
        </w:rPr>
        <w:t>2</w:t>
      </w:r>
      <w:r w:rsidR="004B49CE">
        <w:rPr>
          <w:color w:val="auto"/>
          <w:szCs w:val="28"/>
        </w:rPr>
        <w:t>)</w:t>
      </w:r>
    </w:p>
    <w:p w14:paraId="07B555DC" w14:textId="77777777" w:rsidR="00AB527D" w:rsidRDefault="00AB527D" w:rsidP="00ED688D">
      <w:pPr>
        <w:spacing w:line="240" w:lineRule="auto"/>
        <w:ind w:firstLine="0"/>
        <w:rPr>
          <w:szCs w:val="28"/>
        </w:rPr>
      </w:pPr>
      <w:r>
        <w:rPr>
          <w:szCs w:val="28"/>
        </w:rPr>
        <w:t>Этапы, выполняемые каждый период повторения.</w:t>
      </w:r>
    </w:p>
    <w:p w14:paraId="52AB8774" w14:textId="77777777" w:rsidR="00D40B8B" w:rsidRDefault="00D40B8B" w:rsidP="00ED688D">
      <w:pPr>
        <w:pStyle w:val="ad"/>
        <w:numPr>
          <w:ilvl w:val="0"/>
          <w:numId w:val="3"/>
        </w:numPr>
        <w:spacing w:line="240" w:lineRule="auto"/>
        <w:ind w:left="0" w:firstLine="0"/>
        <w:rPr>
          <w:szCs w:val="28"/>
        </w:rPr>
      </w:pPr>
      <w:r>
        <w:rPr>
          <w:szCs w:val="28"/>
        </w:rPr>
        <w:t>Чтение данных</w:t>
      </w:r>
    </w:p>
    <w:p w14:paraId="19783F44" w14:textId="77777777" w:rsidR="00D40B8B" w:rsidRDefault="00D40B8B" w:rsidP="00ED688D">
      <w:pPr>
        <w:pStyle w:val="ad"/>
        <w:spacing w:line="240" w:lineRule="auto"/>
        <w:ind w:left="0" w:firstLine="708"/>
        <w:rPr>
          <w:szCs w:val="28"/>
        </w:rPr>
      </w:pPr>
      <w:r>
        <w:rPr>
          <w:szCs w:val="28"/>
        </w:rPr>
        <w:noBreakHyphen/>
        <w:t xml:space="preserve"> координаты текущего положения БРЛС для </w:t>
      </w:r>
      <w:r w:rsidRPr="00D40B8B">
        <w:rPr>
          <w:i/>
          <w:szCs w:val="28"/>
          <w:lang w:val="en-US"/>
        </w:rPr>
        <w:t>k</w:t>
      </w:r>
      <w:r w:rsidRPr="00D40B8B">
        <w:rPr>
          <w:szCs w:val="28"/>
        </w:rPr>
        <w:t>-</w:t>
      </w:r>
      <w:r>
        <w:rPr>
          <w:szCs w:val="28"/>
        </w:rPr>
        <w:t>го периода повторения</w:t>
      </w:r>
      <w:proofErr w:type="gramStart"/>
      <w:r>
        <w:rPr>
          <w:szCs w:val="28"/>
        </w:rPr>
        <w:t xml:space="preserve"> </w:t>
      </w:r>
      <w:r w:rsidR="00FF5412">
        <w:rPr>
          <w:szCs w:val="28"/>
        </w:rPr>
        <w:br/>
      </w:r>
      <w:r>
        <w:rPr>
          <w:szCs w:val="28"/>
        </w:rPr>
        <w:t>(</w:t>
      </w:r>
      <w:r w:rsidRPr="00C44595">
        <w:rPr>
          <w:color w:val="auto"/>
          <w:position w:val="-16"/>
        </w:rPr>
        <w:object w:dxaOrig="1560" w:dyaOrig="420" w14:anchorId="21CD00E1">
          <v:shape id="_x0000_i1072" type="#_x0000_t75" style="width:78.95pt;height:21.85pt" o:ole="">
            <v:imagedata r:id="rId102" o:title=""/>
          </v:shape>
          <o:OLEObject Type="Embed" ProgID="Equation.DSMT4" ShapeID="_x0000_i1072" DrawAspect="Content" ObjectID="_1664468346" r:id="rId103"/>
        </w:object>
      </w:r>
      <w:r>
        <w:rPr>
          <w:szCs w:val="28"/>
        </w:rPr>
        <w:t>);</w:t>
      </w:r>
      <w:proofErr w:type="gramEnd"/>
    </w:p>
    <w:p w14:paraId="3E27719E" w14:textId="77777777" w:rsidR="00D40B8B" w:rsidRDefault="008D75B8" w:rsidP="00ED688D">
      <w:pPr>
        <w:pStyle w:val="ad"/>
        <w:numPr>
          <w:ilvl w:val="0"/>
          <w:numId w:val="3"/>
        </w:numPr>
        <w:spacing w:line="240" w:lineRule="auto"/>
        <w:ind w:left="0" w:firstLine="0"/>
        <w:rPr>
          <w:szCs w:val="28"/>
        </w:rPr>
      </w:pPr>
      <w:r>
        <w:rPr>
          <w:szCs w:val="28"/>
        </w:rPr>
        <w:t xml:space="preserve">Расчет значения ДНА для </w:t>
      </w:r>
      <w:r w:rsidR="001A5E29">
        <w:rPr>
          <w:szCs w:val="28"/>
        </w:rPr>
        <w:t>центра участка картографирования</w:t>
      </w:r>
    </w:p>
    <w:p w14:paraId="0A3E979D" w14:textId="77777777" w:rsidR="008D75B8" w:rsidRPr="00936066" w:rsidRDefault="00E9292B" w:rsidP="00ED688D">
      <w:pPr>
        <w:pStyle w:val="ad"/>
        <w:spacing w:line="240" w:lineRule="auto"/>
        <w:ind w:left="0" w:firstLine="0"/>
        <w:jc w:val="right"/>
        <w:rPr>
          <w:color w:val="auto"/>
          <w:szCs w:val="28"/>
        </w:rPr>
      </w:pPr>
      <w:r w:rsidRPr="00E9292B">
        <w:rPr>
          <w:color w:val="auto"/>
          <w:position w:val="-88"/>
        </w:rPr>
        <w:object w:dxaOrig="3640" w:dyaOrig="1900" w14:anchorId="25003FEC">
          <v:shape id="_x0000_i1073" type="#_x0000_t75" style="width:183.45pt;height:94.4pt" o:ole="">
            <v:imagedata r:id="rId104" o:title=""/>
          </v:shape>
          <o:OLEObject Type="Embed" ProgID="Equation.DSMT4" ShapeID="_x0000_i1073" DrawAspect="Content" ObjectID="_1664468347" r:id="rId105"/>
        </w:object>
      </w:r>
      <w:r w:rsidR="009629A3" w:rsidRPr="00003CE9">
        <w:rPr>
          <w:color w:val="auto"/>
        </w:rPr>
        <w:tab/>
      </w:r>
      <w:r w:rsidR="007D229F" w:rsidRPr="001B66C7">
        <w:rPr>
          <w:color w:val="auto"/>
        </w:rPr>
        <w:tab/>
      </w:r>
      <w:r w:rsidR="002754FF">
        <w:rPr>
          <w:color w:val="auto"/>
        </w:rPr>
        <w:tab/>
      </w:r>
      <w:r w:rsidR="00003CE9" w:rsidRPr="00936066">
        <w:rPr>
          <w:color w:val="auto"/>
          <w:szCs w:val="28"/>
        </w:rPr>
        <w:tab/>
      </w:r>
      <w:r w:rsidR="008D75B8" w:rsidRPr="00936066">
        <w:rPr>
          <w:color w:val="auto"/>
          <w:szCs w:val="28"/>
        </w:rPr>
        <w:t>(</w:t>
      </w:r>
      <w:r w:rsidR="00936066" w:rsidRPr="00936066">
        <w:rPr>
          <w:color w:val="auto"/>
          <w:szCs w:val="28"/>
        </w:rPr>
        <w:t>1.1</w:t>
      </w:r>
      <w:r w:rsidR="00CF3C46">
        <w:rPr>
          <w:color w:val="auto"/>
          <w:szCs w:val="28"/>
        </w:rPr>
        <w:t>3</w:t>
      </w:r>
      <w:r w:rsidR="008D75B8" w:rsidRPr="00936066">
        <w:rPr>
          <w:color w:val="auto"/>
          <w:szCs w:val="28"/>
        </w:rPr>
        <w:t>)</w:t>
      </w:r>
    </w:p>
    <w:p w14:paraId="414B96D9" w14:textId="3996F536" w:rsidR="008D75B8" w:rsidRPr="00936066" w:rsidRDefault="008D75B8" w:rsidP="00ED688D">
      <w:pPr>
        <w:pStyle w:val="ad"/>
        <w:numPr>
          <w:ilvl w:val="0"/>
          <w:numId w:val="3"/>
        </w:numPr>
        <w:spacing w:line="240" w:lineRule="auto"/>
        <w:ind w:left="0" w:firstLine="0"/>
        <w:rPr>
          <w:szCs w:val="28"/>
        </w:rPr>
      </w:pPr>
      <w:r w:rsidRPr="00936066">
        <w:rPr>
          <w:color w:val="auto"/>
          <w:szCs w:val="28"/>
        </w:rPr>
        <w:t>Расчет текущей дальности для пространственного элемента</w:t>
      </w:r>
      <w:r w:rsidR="00B54F5D" w:rsidRPr="00B54F5D">
        <w:rPr>
          <w:color w:val="auto"/>
          <w:szCs w:val="28"/>
        </w:rPr>
        <w:t xml:space="preserve">, </w:t>
      </w:r>
      <w:r w:rsidR="00B54F5D">
        <w:rPr>
          <w:color w:val="auto"/>
          <w:szCs w:val="28"/>
        </w:rPr>
        <w:t>в котором находится фазовый центр антенной системы постановщика помех</w:t>
      </w:r>
    </w:p>
    <w:p w14:paraId="0BE6E1EB" w14:textId="77777777" w:rsidR="008D75B8" w:rsidRPr="00936066" w:rsidRDefault="00532D8B" w:rsidP="00ED688D">
      <w:pPr>
        <w:pStyle w:val="ad"/>
        <w:spacing w:line="240" w:lineRule="auto"/>
        <w:ind w:left="0" w:firstLine="0"/>
        <w:jc w:val="right"/>
        <w:rPr>
          <w:color w:val="auto"/>
          <w:szCs w:val="28"/>
        </w:rPr>
      </w:pPr>
      <w:r w:rsidRPr="00936066">
        <w:rPr>
          <w:color w:val="auto"/>
          <w:position w:val="-22"/>
          <w:szCs w:val="28"/>
          <w:lang w:val="en-US"/>
        </w:rPr>
        <w:object w:dxaOrig="5179" w:dyaOrig="660" w14:anchorId="5F43598F">
          <v:shape id="_x0000_i1074" type="#_x0000_t75" style="width:259.75pt;height:32.55pt" o:ole="">
            <v:imagedata r:id="rId106" o:title=""/>
          </v:shape>
          <o:OLEObject Type="Embed" ProgID="Equation.DSMT4" ShapeID="_x0000_i1074" DrawAspect="Content" ObjectID="_1664468348" r:id="rId107"/>
        </w:object>
      </w:r>
      <w:r w:rsidR="008D75B8" w:rsidRPr="00936066">
        <w:rPr>
          <w:color w:val="auto"/>
          <w:szCs w:val="28"/>
        </w:rPr>
        <w:tab/>
      </w:r>
      <w:r w:rsidR="008D75B8" w:rsidRPr="00936066">
        <w:rPr>
          <w:color w:val="auto"/>
          <w:szCs w:val="28"/>
        </w:rPr>
        <w:tab/>
        <w:t>(</w:t>
      </w:r>
      <w:r w:rsidR="00936066" w:rsidRPr="00936066">
        <w:rPr>
          <w:color w:val="auto"/>
          <w:szCs w:val="28"/>
        </w:rPr>
        <w:t>1.1</w:t>
      </w:r>
      <w:r w:rsidR="00CF3C46">
        <w:rPr>
          <w:color w:val="auto"/>
          <w:szCs w:val="28"/>
        </w:rPr>
        <w:t>4</w:t>
      </w:r>
      <w:r w:rsidR="008D75B8" w:rsidRPr="00936066">
        <w:rPr>
          <w:color w:val="auto"/>
          <w:szCs w:val="28"/>
        </w:rPr>
        <w:t>)</w:t>
      </w:r>
    </w:p>
    <w:p w14:paraId="3375BB1B" w14:textId="42C9A3AA" w:rsidR="008D75B8" w:rsidRPr="00936066" w:rsidRDefault="00A425D9" w:rsidP="00ED688D">
      <w:pPr>
        <w:pStyle w:val="ad"/>
        <w:numPr>
          <w:ilvl w:val="0"/>
          <w:numId w:val="3"/>
        </w:numPr>
        <w:spacing w:line="240" w:lineRule="auto"/>
        <w:ind w:left="0" w:firstLine="0"/>
        <w:rPr>
          <w:szCs w:val="28"/>
        </w:rPr>
      </w:pPr>
      <w:r w:rsidRPr="00936066">
        <w:rPr>
          <w:szCs w:val="28"/>
        </w:rPr>
        <w:t xml:space="preserve">Расчет </w:t>
      </w:r>
      <w:r w:rsidR="00A73586" w:rsidRPr="00936066">
        <w:rPr>
          <w:szCs w:val="28"/>
        </w:rPr>
        <w:t xml:space="preserve">комплексного значения сигнала на </w:t>
      </w:r>
      <w:r w:rsidRPr="00936066">
        <w:rPr>
          <w:szCs w:val="28"/>
        </w:rPr>
        <w:t>частот</w:t>
      </w:r>
      <w:r w:rsidR="00A73586" w:rsidRPr="00936066">
        <w:rPr>
          <w:szCs w:val="28"/>
        </w:rPr>
        <w:t>е</w:t>
      </w:r>
      <w:r w:rsidR="00532D8B">
        <w:rPr>
          <w:szCs w:val="28"/>
        </w:rPr>
        <w:t xml:space="preserve"> Доплера</w:t>
      </w:r>
    </w:p>
    <w:p w14:paraId="4697C044" w14:textId="77777777" w:rsidR="00A425D9" w:rsidRPr="001B66C7" w:rsidRDefault="00532D8B" w:rsidP="00ED688D">
      <w:pPr>
        <w:pStyle w:val="ad"/>
        <w:spacing w:line="240" w:lineRule="auto"/>
        <w:ind w:left="0" w:firstLine="0"/>
        <w:jc w:val="right"/>
        <w:rPr>
          <w:szCs w:val="28"/>
        </w:rPr>
      </w:pPr>
      <w:r w:rsidRPr="00532D8B">
        <w:rPr>
          <w:position w:val="-32"/>
          <w:szCs w:val="28"/>
        </w:rPr>
        <w:object w:dxaOrig="2220" w:dyaOrig="780" w14:anchorId="35CF9D8A">
          <v:shape id="_x0000_i1075" type="#_x0000_t75" style="width:110.95pt;height:38.95pt" o:ole="">
            <v:imagedata r:id="rId108" o:title=""/>
          </v:shape>
          <o:OLEObject Type="Embed" ProgID="Equation.DSMT4" ShapeID="_x0000_i1075" DrawAspect="Content" ObjectID="_1664468349" r:id="rId109"/>
        </w:object>
      </w:r>
      <w:r w:rsidR="009629A3" w:rsidRPr="001B66C7">
        <w:rPr>
          <w:szCs w:val="28"/>
        </w:rPr>
        <w:tab/>
      </w:r>
      <w:r w:rsidR="009629A3" w:rsidRPr="001B66C7">
        <w:rPr>
          <w:szCs w:val="28"/>
        </w:rPr>
        <w:tab/>
      </w:r>
      <w:r w:rsidR="00A425D9" w:rsidRPr="001B66C7">
        <w:rPr>
          <w:szCs w:val="28"/>
        </w:rPr>
        <w:tab/>
      </w:r>
      <w:r w:rsidR="00A425D9" w:rsidRPr="001B66C7">
        <w:rPr>
          <w:szCs w:val="28"/>
        </w:rPr>
        <w:tab/>
        <w:t>(</w:t>
      </w:r>
      <w:r w:rsidR="00936066">
        <w:rPr>
          <w:szCs w:val="28"/>
        </w:rPr>
        <w:t>1.1</w:t>
      </w:r>
      <w:r w:rsidR="00CF3C46">
        <w:rPr>
          <w:szCs w:val="28"/>
        </w:rPr>
        <w:t>5</w:t>
      </w:r>
      <w:r w:rsidR="00A425D9" w:rsidRPr="001B66C7">
        <w:rPr>
          <w:szCs w:val="28"/>
        </w:rPr>
        <w:t>)</w:t>
      </w:r>
    </w:p>
    <w:p w14:paraId="4E10DED0" w14:textId="2F461D79" w:rsidR="004B49CE" w:rsidRPr="00C533A0" w:rsidRDefault="004B49CE" w:rsidP="004B49CE">
      <w:pPr>
        <w:pStyle w:val="ad"/>
        <w:numPr>
          <w:ilvl w:val="0"/>
          <w:numId w:val="3"/>
        </w:numPr>
        <w:spacing w:before="240" w:line="240" w:lineRule="auto"/>
        <w:ind w:left="0" w:firstLine="0"/>
        <w:rPr>
          <w:szCs w:val="28"/>
        </w:rPr>
      </w:pPr>
      <w:r>
        <w:rPr>
          <w:color w:val="auto"/>
        </w:rPr>
        <w:t xml:space="preserve">Расчет </w:t>
      </w:r>
      <w:r w:rsidR="00C533A0">
        <w:rPr>
          <w:color w:val="auto"/>
        </w:rPr>
        <w:t>амплитудного множителя помехового сигнала</w:t>
      </w:r>
    </w:p>
    <w:p w14:paraId="20210EEB" w14:textId="2673ADD1" w:rsidR="00C533A0" w:rsidRDefault="00C533A0" w:rsidP="00C533A0">
      <w:pPr>
        <w:pStyle w:val="ad"/>
        <w:spacing w:before="240" w:line="240" w:lineRule="auto"/>
        <w:ind w:left="0" w:firstLine="0"/>
        <w:rPr>
          <w:color w:val="auto"/>
        </w:rPr>
      </w:pPr>
      <w:r>
        <w:rPr>
          <w:color w:val="auto"/>
        </w:rPr>
        <w:noBreakHyphen/>
        <w:t> плотность потока мощности на фланце приемной антенны постановщика помех:</w:t>
      </w:r>
    </w:p>
    <w:p w14:paraId="3EDFF029" w14:textId="1F42AE8A" w:rsidR="00C533A0" w:rsidRPr="004B49CE" w:rsidRDefault="00C533A0" w:rsidP="00762EC7">
      <w:pPr>
        <w:pStyle w:val="ad"/>
        <w:spacing w:before="240" w:line="240" w:lineRule="auto"/>
        <w:ind w:left="0" w:firstLine="0"/>
        <w:jc w:val="center"/>
        <w:rPr>
          <w:szCs w:val="28"/>
        </w:rPr>
      </w:pPr>
      <w:r w:rsidRPr="00D86428">
        <w:rPr>
          <w:position w:val="-36"/>
        </w:rPr>
        <w:object w:dxaOrig="1520" w:dyaOrig="800" w14:anchorId="4AA461A4">
          <v:shape id="_x0000_i1076" type="#_x0000_t75" style="width:76.25pt;height:40pt" o:ole="">
            <v:imagedata r:id="rId110" o:title=""/>
          </v:shape>
          <o:OLEObject Type="Embed" ProgID="Equation.DSMT4" ShapeID="_x0000_i1076" DrawAspect="Content" ObjectID="_1664468350" r:id="rId111"/>
        </w:object>
      </w:r>
    </w:p>
    <w:p w14:paraId="2F1BDAAC" w14:textId="50ECADEB" w:rsidR="004B49CE" w:rsidRDefault="00C533A0" w:rsidP="004B49CE">
      <w:pPr>
        <w:pStyle w:val="ad"/>
        <w:spacing w:before="240" w:line="240" w:lineRule="auto"/>
        <w:ind w:left="0" w:firstLine="0"/>
        <w:rPr>
          <w:szCs w:val="28"/>
        </w:rPr>
      </w:pPr>
      <w:r w:rsidRPr="00C533A0">
        <w:rPr>
          <w:szCs w:val="28"/>
        </w:rPr>
        <w:noBreakHyphen/>
      </w:r>
      <w:r>
        <w:rPr>
          <w:szCs w:val="28"/>
          <w:lang w:val="en-US"/>
        </w:rPr>
        <w:t> </w:t>
      </w:r>
      <w:r>
        <w:rPr>
          <w:szCs w:val="28"/>
        </w:rPr>
        <w:t>мощность сигнала на фланце приемной антенны постановщика помех</w:t>
      </w:r>
    </w:p>
    <w:p w14:paraId="6FC0C258" w14:textId="13985048" w:rsidR="00C533A0" w:rsidRDefault="00C533A0" w:rsidP="00762EC7">
      <w:pPr>
        <w:pStyle w:val="ad"/>
        <w:spacing w:before="240" w:line="240" w:lineRule="auto"/>
        <w:ind w:left="0" w:firstLine="0"/>
        <w:jc w:val="center"/>
        <w:rPr>
          <w:lang w:val="en-US"/>
        </w:rPr>
      </w:pPr>
      <w:r w:rsidRPr="00C533A0">
        <w:rPr>
          <w:position w:val="-28"/>
        </w:rPr>
        <w:object w:dxaOrig="2040" w:dyaOrig="780" w14:anchorId="4F4E8D87">
          <v:shape id="_x0000_i1077" type="#_x0000_t75" style="width:101.85pt;height:38.95pt" o:ole="">
            <v:imagedata r:id="rId112" o:title=""/>
          </v:shape>
          <o:OLEObject Type="Embed" ProgID="Equation.DSMT4" ShapeID="_x0000_i1077" DrawAspect="Content" ObjectID="_1664468351" r:id="rId113"/>
        </w:object>
      </w:r>
    </w:p>
    <w:p w14:paraId="185CBE04" w14:textId="23BFB07E" w:rsidR="00C533A0" w:rsidRPr="00C533A0" w:rsidRDefault="00C533A0" w:rsidP="004B49CE">
      <w:pPr>
        <w:pStyle w:val="ad"/>
        <w:spacing w:before="240" w:line="240" w:lineRule="auto"/>
        <w:ind w:left="0" w:firstLine="0"/>
      </w:pPr>
      <w:r>
        <w:t xml:space="preserve">где </w:t>
      </w:r>
      <w:r w:rsidRPr="00C533A0">
        <w:rPr>
          <w:position w:val="-40"/>
        </w:rPr>
        <w:object w:dxaOrig="2340" w:dyaOrig="840" w14:anchorId="719FCB1F">
          <v:shape id="_x0000_i1078" type="#_x0000_t75" style="width:117.35pt;height:42.15pt" o:ole="">
            <v:imagedata r:id="rId114" o:title=""/>
          </v:shape>
          <o:OLEObject Type="Embed" ProgID="Equation.DSMT4" ShapeID="_x0000_i1078" DrawAspect="Content" ObjectID="_1664468352" r:id="rId115"/>
        </w:object>
      </w:r>
      <w:r>
        <w:t xml:space="preserve"> </w:t>
      </w:r>
      <w:r>
        <w:noBreakHyphen/>
        <w:t xml:space="preserve"> коэффициент усиления приемной антенны постановщика помех</w:t>
      </w:r>
      <w:r w:rsidRPr="00C533A0">
        <w:t>.</w:t>
      </w:r>
    </w:p>
    <w:p w14:paraId="3140F339" w14:textId="7ACC3658" w:rsidR="00C533A0" w:rsidRDefault="00C533A0" w:rsidP="004B49CE">
      <w:pPr>
        <w:pStyle w:val="ad"/>
        <w:spacing w:before="240" w:line="240" w:lineRule="auto"/>
        <w:ind w:left="0" w:firstLine="0"/>
      </w:pPr>
      <w:r w:rsidRPr="00C533A0">
        <w:noBreakHyphen/>
      </w:r>
      <w:r>
        <w:rPr>
          <w:lang w:val="en-US"/>
        </w:rPr>
        <w:t> </w:t>
      </w:r>
      <w:r>
        <w:t>мощность сигнала на выходе тракта ретрансляции</w:t>
      </w:r>
    </w:p>
    <w:p w14:paraId="1501A2B8" w14:textId="57EF3A6B" w:rsidR="00C533A0" w:rsidRPr="00C533A0" w:rsidRDefault="00C533A0" w:rsidP="00762EC7">
      <w:pPr>
        <w:pStyle w:val="ad"/>
        <w:spacing w:before="240" w:line="240" w:lineRule="auto"/>
        <w:ind w:left="0" w:firstLine="0"/>
        <w:jc w:val="center"/>
        <w:rPr>
          <w:szCs w:val="28"/>
        </w:rPr>
      </w:pPr>
      <w:r w:rsidRPr="00C533A0">
        <w:rPr>
          <w:position w:val="-42"/>
        </w:rPr>
        <w:object w:dxaOrig="3600" w:dyaOrig="980" w14:anchorId="00765D8A">
          <v:shape id="_x0000_i1079" type="#_x0000_t75" style="width:180.25pt;height:49.05pt" o:ole="">
            <v:imagedata r:id="rId116" o:title=""/>
          </v:shape>
          <o:OLEObject Type="Embed" ProgID="Equation.DSMT4" ShapeID="_x0000_i1079" DrawAspect="Content" ObjectID="_1664468353" r:id="rId117"/>
        </w:object>
      </w:r>
    </w:p>
    <w:p w14:paraId="22D8E544" w14:textId="4112040A" w:rsidR="00C533A0" w:rsidRDefault="00762EC7" w:rsidP="004B49CE">
      <w:pPr>
        <w:pStyle w:val="ad"/>
        <w:spacing w:before="240" w:line="240" w:lineRule="auto"/>
        <w:ind w:left="0" w:firstLine="0"/>
        <w:rPr>
          <w:szCs w:val="28"/>
        </w:rPr>
      </w:pPr>
      <w:r>
        <w:rPr>
          <w:szCs w:val="28"/>
        </w:rPr>
        <w:noBreakHyphen/>
        <w:t> мощность сигнала на фланце приемной антенны БРЛС</w:t>
      </w:r>
    </w:p>
    <w:p w14:paraId="6B31DC3B" w14:textId="125CC70D" w:rsidR="00762EC7" w:rsidRDefault="00762EC7" w:rsidP="00762EC7">
      <w:pPr>
        <w:pStyle w:val="ad"/>
        <w:spacing w:before="240" w:line="240" w:lineRule="auto"/>
        <w:ind w:left="0" w:firstLine="0"/>
        <w:jc w:val="center"/>
        <w:rPr>
          <w:szCs w:val="28"/>
        </w:rPr>
      </w:pPr>
      <w:r w:rsidRPr="00762EC7">
        <w:rPr>
          <w:position w:val="-42"/>
        </w:rPr>
        <w:object w:dxaOrig="2240" w:dyaOrig="980" w14:anchorId="1EA3F0E2">
          <v:shape id="_x0000_i1107" type="#_x0000_t75" style="width:112pt;height:49.05pt" o:ole="">
            <v:imagedata r:id="rId118" o:title=""/>
          </v:shape>
          <o:OLEObject Type="Embed" ProgID="Equation.DSMT4" ShapeID="_x0000_i1107" DrawAspect="Content" ObjectID="_1664468354" r:id="rId119"/>
        </w:object>
      </w:r>
    </w:p>
    <w:p w14:paraId="640D5A22" w14:textId="33C1D441" w:rsidR="00762EC7" w:rsidRPr="00C533A0" w:rsidRDefault="00762EC7" w:rsidP="00762EC7">
      <w:pPr>
        <w:pStyle w:val="ad"/>
        <w:spacing w:before="240" w:line="240" w:lineRule="auto"/>
        <w:ind w:left="0" w:firstLine="0"/>
      </w:pPr>
      <w:r>
        <w:t xml:space="preserve">где </w:t>
      </w:r>
      <w:r w:rsidRPr="00C533A0">
        <w:rPr>
          <w:position w:val="-40"/>
        </w:rPr>
        <w:object w:dxaOrig="2299" w:dyaOrig="840" w14:anchorId="5D3F64DD">
          <v:shape id="_x0000_i1106" type="#_x0000_t75" style="width:115.2pt;height:42.15pt" o:ole="">
            <v:imagedata r:id="rId120" o:title=""/>
          </v:shape>
          <o:OLEObject Type="Embed" ProgID="Equation.DSMT4" ShapeID="_x0000_i1106" DrawAspect="Content" ObjectID="_1664468355" r:id="rId121"/>
        </w:object>
      </w:r>
      <w:r>
        <w:t xml:space="preserve"> </w:t>
      </w:r>
      <w:r>
        <w:noBreakHyphen/>
        <w:t xml:space="preserve"> коэффициент усиления передающей антенны постановщика помех</w:t>
      </w:r>
      <w:r w:rsidRPr="00C533A0">
        <w:t>.</w:t>
      </w:r>
    </w:p>
    <w:p w14:paraId="436F8CBB" w14:textId="794CE48A" w:rsidR="00762EC7" w:rsidRDefault="00762EC7" w:rsidP="004B49CE">
      <w:pPr>
        <w:pStyle w:val="ad"/>
        <w:spacing w:before="240" w:line="240" w:lineRule="auto"/>
        <w:ind w:left="0" w:firstLine="0"/>
        <w:rPr>
          <w:szCs w:val="28"/>
        </w:rPr>
      </w:pPr>
      <w:r>
        <w:rPr>
          <w:szCs w:val="28"/>
        </w:rPr>
        <w:noBreakHyphen/>
        <w:t> амплитудный множитель</w:t>
      </w:r>
    </w:p>
    <w:p w14:paraId="20305580" w14:textId="3F3AFF98" w:rsidR="00762EC7" w:rsidRDefault="00762EC7" w:rsidP="00762EC7">
      <w:pPr>
        <w:pStyle w:val="ad"/>
        <w:spacing w:before="240" w:line="240" w:lineRule="auto"/>
        <w:ind w:left="0" w:firstLine="0"/>
        <w:jc w:val="center"/>
        <w:rPr>
          <w:szCs w:val="28"/>
        </w:rPr>
      </w:pPr>
      <w:r w:rsidRPr="00762EC7">
        <w:rPr>
          <w:position w:val="-20"/>
        </w:rPr>
        <w:object w:dxaOrig="1240" w:dyaOrig="520" w14:anchorId="196127A7">
          <v:shape id="_x0000_i1108" type="#_x0000_t75" style="width:61.85pt;height:26.15pt" o:ole="">
            <v:imagedata r:id="rId122" o:title=""/>
          </v:shape>
          <o:OLEObject Type="Embed" ProgID="Equation.DSMT4" ShapeID="_x0000_i1108" DrawAspect="Content" ObjectID="_1664468356" r:id="rId123"/>
        </w:object>
      </w:r>
    </w:p>
    <w:p w14:paraId="275C1E04" w14:textId="3698D64C" w:rsidR="00B77BF8" w:rsidRPr="00936066" w:rsidRDefault="00570087" w:rsidP="00ED688D">
      <w:pPr>
        <w:pStyle w:val="ad"/>
        <w:numPr>
          <w:ilvl w:val="0"/>
          <w:numId w:val="3"/>
        </w:numPr>
        <w:spacing w:line="240" w:lineRule="auto"/>
        <w:ind w:left="0" w:firstLine="0"/>
        <w:rPr>
          <w:szCs w:val="28"/>
        </w:rPr>
      </w:pPr>
      <w:r w:rsidRPr="00936066">
        <w:rPr>
          <w:szCs w:val="28"/>
        </w:rPr>
        <w:t xml:space="preserve">Расчет закона модуляции ЗС в </w:t>
      </w:r>
      <w:r w:rsidRPr="00936066">
        <w:rPr>
          <w:i/>
          <w:szCs w:val="28"/>
          <w:lang w:val="en-US"/>
        </w:rPr>
        <w:t>k</w:t>
      </w:r>
      <w:r w:rsidRPr="00936066">
        <w:rPr>
          <w:szCs w:val="28"/>
        </w:rPr>
        <w:t>-ом зондировании</w:t>
      </w:r>
    </w:p>
    <w:p w14:paraId="13F847B0" w14:textId="77777777" w:rsidR="001960B3" w:rsidRPr="00936066" w:rsidRDefault="001960B3" w:rsidP="00ED688D">
      <w:pPr>
        <w:pStyle w:val="ad"/>
        <w:spacing w:line="240" w:lineRule="auto"/>
        <w:ind w:left="0" w:firstLine="0"/>
        <w:rPr>
          <w:szCs w:val="28"/>
        </w:rPr>
      </w:pPr>
      <w:r w:rsidRPr="00936066">
        <w:rPr>
          <w:szCs w:val="28"/>
        </w:rPr>
        <w:t>Временная развертка по дальности, смещенная в отрицательную область</w:t>
      </w:r>
    </w:p>
    <w:p w14:paraId="36E2E24F" w14:textId="77777777" w:rsidR="00B77BF8" w:rsidRPr="00936066" w:rsidRDefault="00517296" w:rsidP="00ED688D">
      <w:pPr>
        <w:pStyle w:val="ad"/>
        <w:spacing w:line="240" w:lineRule="auto"/>
        <w:ind w:left="0" w:firstLine="0"/>
        <w:jc w:val="right"/>
        <w:rPr>
          <w:color w:val="auto"/>
          <w:szCs w:val="28"/>
        </w:rPr>
      </w:pPr>
      <w:r w:rsidRPr="00936066">
        <w:rPr>
          <w:color w:val="auto"/>
          <w:position w:val="-28"/>
          <w:szCs w:val="28"/>
          <w:lang w:val="en-US"/>
        </w:rPr>
        <w:object w:dxaOrig="1640" w:dyaOrig="720" w14:anchorId="4F67E0B2">
          <v:shape id="_x0000_i1109" type="#_x0000_t75" style="width:81.6pt;height:37.35pt" o:ole="">
            <v:imagedata r:id="rId124" o:title=""/>
          </v:shape>
          <o:OLEObject Type="Embed" ProgID="Equation.DSMT4" ShapeID="_x0000_i1109" DrawAspect="Content" ObjectID="_1664468357" r:id="rId125"/>
        </w:object>
      </w:r>
      <w:r w:rsidR="00570087" w:rsidRPr="00936066">
        <w:rPr>
          <w:color w:val="auto"/>
          <w:szCs w:val="28"/>
        </w:rPr>
        <w:tab/>
      </w:r>
      <w:r w:rsidR="00570087" w:rsidRPr="00936066">
        <w:rPr>
          <w:color w:val="auto"/>
          <w:szCs w:val="28"/>
        </w:rPr>
        <w:tab/>
      </w:r>
      <w:r w:rsidR="00570087" w:rsidRPr="00936066">
        <w:rPr>
          <w:color w:val="auto"/>
          <w:szCs w:val="28"/>
        </w:rPr>
        <w:tab/>
      </w:r>
      <w:r w:rsidR="00B77BF8" w:rsidRPr="00936066">
        <w:rPr>
          <w:color w:val="auto"/>
          <w:szCs w:val="28"/>
        </w:rPr>
        <w:tab/>
      </w:r>
      <w:r w:rsidR="00B77BF8" w:rsidRPr="00936066">
        <w:rPr>
          <w:color w:val="auto"/>
          <w:szCs w:val="28"/>
        </w:rPr>
        <w:tab/>
        <w:t>(</w:t>
      </w:r>
      <w:r w:rsidR="00936066">
        <w:rPr>
          <w:color w:val="auto"/>
          <w:szCs w:val="28"/>
        </w:rPr>
        <w:t>1.1</w:t>
      </w:r>
      <w:r w:rsidR="00CF3C46">
        <w:rPr>
          <w:color w:val="auto"/>
          <w:szCs w:val="28"/>
        </w:rPr>
        <w:t>7</w:t>
      </w:r>
      <w:r w:rsidR="00B77BF8" w:rsidRPr="00936066">
        <w:rPr>
          <w:color w:val="auto"/>
          <w:szCs w:val="28"/>
        </w:rPr>
        <w:t>)</w:t>
      </w:r>
    </w:p>
    <w:p w14:paraId="3910D375" w14:textId="77777777" w:rsidR="00291E8D" w:rsidRPr="00936066" w:rsidRDefault="001960B3" w:rsidP="00ED688D">
      <w:pPr>
        <w:pStyle w:val="ad"/>
        <w:spacing w:line="240" w:lineRule="auto"/>
        <w:ind w:left="0" w:firstLine="0"/>
        <w:rPr>
          <w:color w:val="auto"/>
          <w:szCs w:val="28"/>
        </w:rPr>
      </w:pPr>
      <w:r w:rsidRPr="00936066">
        <w:rPr>
          <w:color w:val="auto"/>
          <w:szCs w:val="28"/>
        </w:rPr>
        <w:lastRenderedPageBreak/>
        <w:t>ЛЧМ импульс,</w:t>
      </w:r>
      <w:r w:rsidR="00291E8D" w:rsidRPr="00936066">
        <w:rPr>
          <w:color w:val="auto"/>
          <w:szCs w:val="28"/>
        </w:rPr>
        <w:t xml:space="preserve"> преобразованн</w:t>
      </w:r>
      <w:r w:rsidRPr="00936066">
        <w:rPr>
          <w:color w:val="auto"/>
          <w:szCs w:val="28"/>
        </w:rPr>
        <w:t>ый</w:t>
      </w:r>
      <w:r w:rsidR="00291E8D" w:rsidRPr="00936066">
        <w:rPr>
          <w:color w:val="auto"/>
          <w:szCs w:val="28"/>
        </w:rPr>
        <w:t xml:space="preserve"> на видеочастоту</w:t>
      </w:r>
    </w:p>
    <w:p w14:paraId="558CF26A" w14:textId="77777777" w:rsidR="00291E8D" w:rsidRPr="00936066" w:rsidRDefault="00517296" w:rsidP="00ED688D">
      <w:pPr>
        <w:pStyle w:val="ad"/>
        <w:spacing w:line="240" w:lineRule="auto"/>
        <w:ind w:left="0" w:firstLine="0"/>
        <w:jc w:val="right"/>
        <w:rPr>
          <w:color w:val="auto"/>
          <w:szCs w:val="28"/>
        </w:rPr>
      </w:pPr>
      <w:r w:rsidRPr="00936066">
        <w:rPr>
          <w:color w:val="auto"/>
          <w:position w:val="-82"/>
          <w:szCs w:val="28"/>
          <w:lang w:val="en-US"/>
        </w:rPr>
        <w:object w:dxaOrig="7060" w:dyaOrig="1780" w14:anchorId="5F23E66D">
          <v:shape id="_x0000_i1110" type="#_x0000_t75" style="width:352.55pt;height:91.2pt" o:ole="">
            <v:imagedata r:id="rId126" o:title=""/>
          </v:shape>
          <o:OLEObject Type="Embed" ProgID="Equation.DSMT4" ShapeID="_x0000_i1110" DrawAspect="Content" ObjectID="_1664468358" r:id="rId127"/>
        </w:object>
      </w:r>
      <w:r w:rsidR="001960B3" w:rsidRPr="00936066">
        <w:rPr>
          <w:color w:val="auto"/>
          <w:szCs w:val="28"/>
        </w:rPr>
        <w:tab/>
      </w:r>
      <w:r w:rsidR="002D20DA" w:rsidRPr="00936066">
        <w:rPr>
          <w:color w:val="auto"/>
          <w:szCs w:val="28"/>
        </w:rPr>
        <w:tab/>
      </w:r>
      <w:r w:rsidR="001960B3" w:rsidRPr="00936066">
        <w:rPr>
          <w:color w:val="auto"/>
          <w:szCs w:val="28"/>
        </w:rPr>
        <w:t>(</w:t>
      </w:r>
      <w:r w:rsidR="00936066">
        <w:rPr>
          <w:color w:val="auto"/>
          <w:szCs w:val="28"/>
        </w:rPr>
        <w:t>1.1</w:t>
      </w:r>
      <w:r w:rsidR="00CF3C46">
        <w:rPr>
          <w:color w:val="auto"/>
          <w:szCs w:val="28"/>
        </w:rPr>
        <w:t>8</w:t>
      </w:r>
      <w:r w:rsidR="001960B3" w:rsidRPr="00936066">
        <w:rPr>
          <w:color w:val="auto"/>
          <w:szCs w:val="28"/>
        </w:rPr>
        <w:t>)</w:t>
      </w:r>
    </w:p>
    <w:p w14:paraId="1B3CAE38" w14:textId="77777777" w:rsidR="006E49F3" w:rsidRDefault="00517296" w:rsidP="00ED688D">
      <w:pPr>
        <w:pStyle w:val="ad"/>
        <w:spacing w:line="240" w:lineRule="auto"/>
        <w:ind w:left="0" w:firstLine="0"/>
        <w:jc w:val="right"/>
        <w:rPr>
          <w:color w:val="auto"/>
          <w:szCs w:val="28"/>
        </w:rPr>
      </w:pPr>
      <w:r w:rsidRPr="00517296">
        <w:rPr>
          <w:color w:val="auto"/>
          <w:position w:val="-36"/>
          <w:szCs w:val="28"/>
          <w:lang w:val="en-US"/>
        </w:rPr>
        <w:object w:dxaOrig="2680" w:dyaOrig="859" w14:anchorId="7F4BD4A9">
          <v:shape id="_x0000_i1111" type="#_x0000_t75" style="width:133.85pt;height:43.2pt" o:ole="">
            <v:imagedata r:id="rId128" o:title=""/>
          </v:shape>
          <o:OLEObject Type="Embed" ProgID="Equation.DSMT4" ShapeID="_x0000_i1111" DrawAspect="Content" ObjectID="_1664468359" r:id="rId129"/>
        </w:object>
      </w:r>
      <w:r w:rsidR="006E49F3" w:rsidRPr="00570087">
        <w:rPr>
          <w:color w:val="auto"/>
          <w:szCs w:val="28"/>
        </w:rPr>
        <w:tab/>
      </w:r>
      <w:r w:rsidR="006E49F3" w:rsidRPr="00570087">
        <w:rPr>
          <w:color w:val="auto"/>
          <w:szCs w:val="28"/>
        </w:rPr>
        <w:tab/>
      </w:r>
      <w:r w:rsidR="00570087">
        <w:rPr>
          <w:color w:val="auto"/>
          <w:szCs w:val="28"/>
        </w:rPr>
        <w:tab/>
      </w:r>
      <w:r w:rsidR="002D20DA">
        <w:rPr>
          <w:color w:val="auto"/>
          <w:szCs w:val="28"/>
        </w:rPr>
        <w:tab/>
      </w:r>
      <w:r w:rsidR="002D20DA">
        <w:rPr>
          <w:color w:val="auto"/>
          <w:szCs w:val="28"/>
        </w:rPr>
        <w:tab/>
      </w:r>
      <w:r w:rsidR="006E49F3" w:rsidRPr="00570087">
        <w:rPr>
          <w:color w:val="auto"/>
          <w:szCs w:val="28"/>
        </w:rPr>
        <w:tab/>
        <w:t>(</w:t>
      </w:r>
      <w:r w:rsidR="00936066">
        <w:rPr>
          <w:color w:val="auto"/>
          <w:szCs w:val="28"/>
        </w:rPr>
        <w:t>1.1</w:t>
      </w:r>
      <w:r w:rsidR="00CF3C46">
        <w:rPr>
          <w:color w:val="auto"/>
          <w:szCs w:val="28"/>
        </w:rPr>
        <w:t>9</w:t>
      </w:r>
      <w:r w:rsidR="006E49F3" w:rsidRPr="00570087">
        <w:rPr>
          <w:color w:val="auto"/>
          <w:szCs w:val="28"/>
        </w:rPr>
        <w:t>)</w:t>
      </w:r>
    </w:p>
    <w:p w14:paraId="01F4486E" w14:textId="6580ADB5" w:rsidR="00076C2D" w:rsidRPr="00212479" w:rsidRDefault="00076C2D" w:rsidP="00ED688D">
      <w:pPr>
        <w:pStyle w:val="ad"/>
        <w:spacing w:line="240" w:lineRule="auto"/>
        <w:ind w:left="0" w:firstLine="708"/>
        <w:rPr>
          <w:color w:val="auto"/>
          <w:szCs w:val="28"/>
        </w:rPr>
      </w:pPr>
      <w:r>
        <w:rPr>
          <w:color w:val="auto"/>
          <w:szCs w:val="28"/>
        </w:rPr>
        <w:t xml:space="preserve">На рисунке </w:t>
      </w:r>
      <w:r w:rsidR="00A84718" w:rsidRPr="00A84718">
        <w:rPr>
          <w:color w:val="auto"/>
          <w:szCs w:val="28"/>
        </w:rPr>
        <w:t>__</w:t>
      </w:r>
      <w:r>
        <w:rPr>
          <w:color w:val="auto"/>
          <w:szCs w:val="28"/>
        </w:rPr>
        <w:t xml:space="preserve"> показан алгоритм моделирования положения импульса на временной развертке по дальности в </w:t>
      </w:r>
      <w:r w:rsidRPr="00076C2D">
        <w:rPr>
          <w:i/>
          <w:color w:val="auto"/>
          <w:szCs w:val="28"/>
          <w:lang w:val="en-US"/>
        </w:rPr>
        <w:t>k</w:t>
      </w:r>
      <w:r w:rsidRPr="00076C2D">
        <w:rPr>
          <w:color w:val="auto"/>
          <w:szCs w:val="28"/>
        </w:rPr>
        <w:t>-</w:t>
      </w:r>
      <w:r>
        <w:rPr>
          <w:color w:val="auto"/>
          <w:szCs w:val="28"/>
        </w:rPr>
        <w:t>ом зондировании.</w:t>
      </w:r>
    </w:p>
    <w:p w14:paraId="138B4C47" w14:textId="145F0AC4" w:rsidR="00E6515D" w:rsidRDefault="00206083" w:rsidP="00ED688D">
      <w:pPr>
        <w:pStyle w:val="ad"/>
        <w:spacing w:line="240" w:lineRule="auto"/>
        <w:ind w:left="0" w:firstLine="0"/>
        <w:jc w:val="center"/>
        <w:rPr>
          <w:color w:val="auto"/>
          <w:szCs w:val="28"/>
        </w:rPr>
      </w:pPr>
      <w:r>
        <w:object w:dxaOrig="7472" w:dyaOrig="6240" w14:anchorId="7496F786">
          <v:shape id="_x0000_i1116" type="#_x0000_t75" style="width:442.15pt;height:369.05pt" o:ole="">
            <v:imagedata r:id="rId130" o:title=""/>
          </v:shape>
          <o:OLEObject Type="Embed" ProgID="Visio.Drawing.11" ShapeID="_x0000_i1116" DrawAspect="Content" ObjectID="_1664468360" r:id="rId131"/>
        </w:object>
      </w:r>
    </w:p>
    <w:p w14:paraId="61F9E8A1" w14:textId="0245C4E2" w:rsidR="00E6515D" w:rsidRDefault="00E6515D" w:rsidP="00ED688D">
      <w:pPr>
        <w:pStyle w:val="ad"/>
        <w:spacing w:after="240" w:line="240" w:lineRule="auto"/>
        <w:ind w:left="0" w:firstLine="0"/>
        <w:jc w:val="center"/>
        <w:rPr>
          <w:ins w:id="19" w:author="User" w:date="2020-09-24T16:37:00Z"/>
          <w:color w:val="auto"/>
          <w:szCs w:val="28"/>
        </w:rPr>
      </w:pPr>
      <w:r>
        <w:rPr>
          <w:color w:val="auto"/>
          <w:szCs w:val="28"/>
        </w:rPr>
        <w:t xml:space="preserve">Рисунок </w:t>
      </w:r>
      <w:r w:rsidR="00EC1EF2">
        <w:rPr>
          <w:color w:val="auto"/>
          <w:szCs w:val="28"/>
        </w:rPr>
        <w:t>1.</w:t>
      </w:r>
      <w:r w:rsidR="007A6943">
        <w:rPr>
          <w:color w:val="auto"/>
          <w:szCs w:val="28"/>
        </w:rPr>
        <w:t>4</w:t>
      </w:r>
      <w:r>
        <w:rPr>
          <w:color w:val="auto"/>
          <w:szCs w:val="28"/>
        </w:rPr>
        <w:t xml:space="preserve"> </w:t>
      </w:r>
      <w:r>
        <w:rPr>
          <w:color w:val="auto"/>
          <w:szCs w:val="28"/>
        </w:rPr>
        <w:noBreakHyphen/>
        <w:t xml:space="preserve"> </w:t>
      </w:r>
      <w:r w:rsidR="002D20DA">
        <w:rPr>
          <w:color w:val="auto"/>
          <w:szCs w:val="28"/>
        </w:rPr>
        <w:t>Моделирование временного положения отраженного импульса на развертке по дальности</w:t>
      </w:r>
      <w:r w:rsidR="00076C2D">
        <w:rPr>
          <w:color w:val="auto"/>
          <w:szCs w:val="28"/>
        </w:rPr>
        <w:t xml:space="preserve">: а) общая временная развертка по дальности; б) развертка, смещенная </w:t>
      </w:r>
      <w:proofErr w:type="gramStart"/>
      <w:r w:rsidR="00076C2D">
        <w:rPr>
          <w:color w:val="auto"/>
          <w:szCs w:val="28"/>
        </w:rPr>
        <w:t>на</w:t>
      </w:r>
      <w:proofErr w:type="gramEnd"/>
      <w:r w:rsidR="00076C2D">
        <w:rPr>
          <w:color w:val="auto"/>
          <w:szCs w:val="28"/>
        </w:rPr>
        <w:t xml:space="preserve"> </w:t>
      </w:r>
      <w:r w:rsidR="00517296" w:rsidRPr="00517296">
        <w:rPr>
          <w:color w:val="auto"/>
          <w:position w:val="-12"/>
          <w:szCs w:val="28"/>
        </w:rPr>
        <w:object w:dxaOrig="820" w:dyaOrig="380" w14:anchorId="42FC33EB">
          <v:shape id="_x0000_i1112" type="#_x0000_t75" style="width:41.05pt;height:19.75pt" o:ole="">
            <v:imagedata r:id="rId132" o:title=""/>
          </v:shape>
          <o:OLEObject Type="Embed" ProgID="Equation.DSMT4" ShapeID="_x0000_i1112" DrawAspect="Content" ObjectID="_1664468361" r:id="rId133"/>
        </w:object>
      </w:r>
      <w:r w:rsidR="00076C2D">
        <w:rPr>
          <w:color w:val="auto"/>
          <w:szCs w:val="28"/>
        </w:rPr>
        <w:t xml:space="preserve"> </w:t>
      </w:r>
      <w:proofErr w:type="gramStart"/>
      <w:r w:rsidR="00076C2D">
        <w:rPr>
          <w:color w:val="auto"/>
          <w:szCs w:val="28"/>
        </w:rPr>
        <w:t>в</w:t>
      </w:r>
      <w:proofErr w:type="gramEnd"/>
      <w:r w:rsidR="00076C2D">
        <w:rPr>
          <w:color w:val="auto"/>
          <w:szCs w:val="28"/>
        </w:rPr>
        <w:t xml:space="preserve"> отрицательную область; в) результат наложения смещенной</w:t>
      </w:r>
      <w:r w:rsidR="00E372BB">
        <w:rPr>
          <w:color w:val="auto"/>
          <w:szCs w:val="28"/>
        </w:rPr>
        <w:t xml:space="preserve"> временной развертки</w:t>
      </w:r>
    </w:p>
    <w:p w14:paraId="499ED251" w14:textId="77777777" w:rsidR="00D428DE" w:rsidRPr="002D20DA" w:rsidRDefault="00D428DE" w:rsidP="00ED688D">
      <w:pPr>
        <w:pStyle w:val="ad"/>
        <w:spacing w:after="240" w:line="240" w:lineRule="auto"/>
        <w:ind w:left="0" w:firstLine="0"/>
        <w:jc w:val="center"/>
        <w:rPr>
          <w:color w:val="auto"/>
          <w:szCs w:val="28"/>
        </w:rPr>
      </w:pPr>
    </w:p>
    <w:p w14:paraId="4B5E591B" w14:textId="523E681D" w:rsidR="002D20DA" w:rsidRDefault="0041261D" w:rsidP="00ED688D">
      <w:pPr>
        <w:pStyle w:val="ad"/>
        <w:spacing w:line="240" w:lineRule="auto"/>
        <w:ind w:left="0" w:firstLine="708"/>
        <w:rPr>
          <w:color w:val="auto"/>
          <w:szCs w:val="28"/>
          <w:lang w:val="en-US"/>
        </w:rPr>
      </w:pPr>
      <w:r>
        <w:rPr>
          <w:color w:val="auto"/>
          <w:szCs w:val="28"/>
        </w:rPr>
        <w:t>Время за</w:t>
      </w:r>
      <w:r w:rsidR="00517296">
        <w:rPr>
          <w:color w:val="auto"/>
          <w:szCs w:val="28"/>
        </w:rPr>
        <w:t xml:space="preserve">держки импульса, отраженного от </w:t>
      </w:r>
      <w:r>
        <w:rPr>
          <w:color w:val="auto"/>
          <w:szCs w:val="28"/>
        </w:rPr>
        <w:t>элемента</w:t>
      </w:r>
      <w:r w:rsidR="00A84718" w:rsidRPr="00A84718">
        <w:rPr>
          <w:color w:val="auto"/>
          <w:szCs w:val="28"/>
        </w:rPr>
        <w:t>,</w:t>
      </w:r>
      <w:r>
        <w:rPr>
          <w:color w:val="auto"/>
          <w:szCs w:val="28"/>
        </w:rPr>
        <w:t xml:space="preserve"> </w:t>
      </w:r>
      <w:r w:rsidR="00517296">
        <w:rPr>
          <w:color w:val="auto"/>
          <w:szCs w:val="28"/>
        </w:rPr>
        <w:t>в котором расположен постановщик помех</w:t>
      </w:r>
      <w:r w:rsidR="00A84718" w:rsidRPr="00A84718">
        <w:rPr>
          <w:color w:val="auto"/>
          <w:szCs w:val="28"/>
        </w:rPr>
        <w:t>,</w:t>
      </w:r>
      <w:r>
        <w:rPr>
          <w:color w:val="auto"/>
          <w:szCs w:val="28"/>
        </w:rPr>
        <w:t xml:space="preserve"> в </w:t>
      </w:r>
      <w:r w:rsidRPr="00076C2D">
        <w:rPr>
          <w:i/>
          <w:color w:val="auto"/>
          <w:szCs w:val="28"/>
          <w:lang w:val="en-US"/>
        </w:rPr>
        <w:t>k</w:t>
      </w:r>
      <w:r w:rsidRPr="00076C2D">
        <w:rPr>
          <w:color w:val="auto"/>
          <w:szCs w:val="28"/>
        </w:rPr>
        <w:t>-</w:t>
      </w:r>
      <w:r>
        <w:rPr>
          <w:color w:val="auto"/>
          <w:szCs w:val="28"/>
        </w:rPr>
        <w:t xml:space="preserve">ом зондировании составляет </w:t>
      </w:r>
      <w:r w:rsidR="00DA1D4D" w:rsidRPr="00DA1D4D">
        <w:rPr>
          <w:color w:val="auto"/>
          <w:position w:val="-16"/>
          <w:szCs w:val="28"/>
        </w:rPr>
        <w:object w:dxaOrig="859" w:dyaOrig="420" w14:anchorId="60608DA5">
          <v:shape id="_x0000_i1080" type="#_x0000_t75" style="width:41.6pt;height:21.85pt" o:ole="">
            <v:imagedata r:id="rId134" o:title=""/>
          </v:shape>
          <o:OLEObject Type="Embed" ProgID="Equation.DSMT4" ShapeID="_x0000_i1080" DrawAspect="Content" ObjectID="_1664468362" r:id="rId135"/>
        </w:object>
      </w:r>
      <w:r w:rsidR="00517296">
        <w:rPr>
          <w:color w:val="auto"/>
          <w:szCs w:val="28"/>
        </w:rPr>
        <w:t>.</w:t>
      </w:r>
      <w:r>
        <w:rPr>
          <w:color w:val="auto"/>
          <w:szCs w:val="28"/>
        </w:rPr>
        <w:t xml:space="preserve"> На это значение временная развертка </w:t>
      </w:r>
      <w:r w:rsidRPr="0041261D">
        <w:rPr>
          <w:color w:val="auto"/>
          <w:position w:val="-12"/>
          <w:szCs w:val="28"/>
        </w:rPr>
        <w:object w:dxaOrig="260" w:dyaOrig="380" w14:anchorId="7326D385">
          <v:shape id="_x0000_i1081" type="#_x0000_t75" style="width:14.4pt;height:17.6pt" o:ole="">
            <v:imagedata r:id="rId136" o:title=""/>
          </v:shape>
          <o:OLEObject Type="Embed" ProgID="Equation.DSMT4" ShapeID="_x0000_i1081" DrawAspect="Content" ObjectID="_1664468363" r:id="rId137"/>
        </w:object>
      </w:r>
      <w:r>
        <w:rPr>
          <w:color w:val="auto"/>
          <w:szCs w:val="28"/>
        </w:rPr>
        <w:t xml:space="preserve"> смещается в отрицательную область и обозначается </w:t>
      </w:r>
      <w:r w:rsidR="00517296" w:rsidRPr="00517296">
        <w:rPr>
          <w:color w:val="auto"/>
          <w:position w:val="-12"/>
          <w:szCs w:val="28"/>
        </w:rPr>
        <w:object w:dxaOrig="400" w:dyaOrig="380" w14:anchorId="338D9AB1">
          <v:shape id="_x0000_i1113" type="#_x0000_t75" style="width:19.75pt;height:19.75pt" o:ole="">
            <v:imagedata r:id="rId138" o:title=""/>
          </v:shape>
          <o:OLEObject Type="Embed" ProgID="Equation.DSMT4" ShapeID="_x0000_i1113" DrawAspect="Content" ObjectID="_1664468364" r:id="rId139"/>
        </w:object>
      </w:r>
      <w:r>
        <w:rPr>
          <w:color w:val="auto"/>
          <w:szCs w:val="28"/>
        </w:rPr>
        <w:t xml:space="preserve">. На смещенной развертке с учетом условия </w:t>
      </w:r>
      <w:r w:rsidR="00A84718" w:rsidRPr="00A84718">
        <w:rPr>
          <w:color w:val="auto"/>
          <w:position w:val="-12"/>
          <w:szCs w:val="28"/>
        </w:rPr>
        <w:object w:dxaOrig="1300" w:dyaOrig="380" w14:anchorId="5A743810">
          <v:shape id="_x0000_i1114" type="#_x0000_t75" style="width:65.05pt;height:19.75pt" o:ole="">
            <v:imagedata r:id="rId140" o:title=""/>
          </v:shape>
          <o:OLEObject Type="Embed" ProgID="Equation.DSMT4" ShapeID="_x0000_i1114" DrawAspect="Content" ObjectID="_1664468365" r:id="rId141"/>
        </w:object>
      </w:r>
      <w:r>
        <w:rPr>
          <w:color w:val="auto"/>
          <w:szCs w:val="28"/>
        </w:rPr>
        <w:t xml:space="preserve"> </w:t>
      </w:r>
      <w:r>
        <w:rPr>
          <w:color w:val="auto"/>
          <w:szCs w:val="28"/>
        </w:rPr>
        <w:lastRenderedPageBreak/>
        <w:t>определяется положение импульса.</w:t>
      </w:r>
      <w:r w:rsidR="00CA3E47">
        <w:rPr>
          <w:color w:val="auto"/>
          <w:szCs w:val="28"/>
        </w:rPr>
        <w:t xml:space="preserve"> Далее смещенная развертка с определенным положением импульса накладывается на общую временную развертку, тогда начало отраженного импульса соответствует времени задержки </w:t>
      </w:r>
      <w:r w:rsidR="00A84718" w:rsidRPr="00A84718">
        <w:rPr>
          <w:color w:val="auto"/>
          <w:position w:val="-12"/>
          <w:szCs w:val="28"/>
        </w:rPr>
        <w:object w:dxaOrig="820" w:dyaOrig="380" w14:anchorId="3797ADC2">
          <v:shape id="_x0000_i1115" type="#_x0000_t75" style="width:41.05pt;height:19.75pt" o:ole="">
            <v:imagedata r:id="rId142" o:title=""/>
          </v:shape>
          <o:OLEObject Type="Embed" ProgID="Equation.DSMT4" ShapeID="_x0000_i1115" DrawAspect="Content" ObjectID="_1664468366" r:id="rId143"/>
        </w:object>
      </w:r>
      <w:r w:rsidR="00CA3E47">
        <w:rPr>
          <w:color w:val="auto"/>
          <w:szCs w:val="28"/>
        </w:rPr>
        <w:t>.</w:t>
      </w:r>
    </w:p>
    <w:p w14:paraId="1494D61E" w14:textId="0939A685" w:rsidR="00A84718" w:rsidRDefault="00A84718" w:rsidP="00711032">
      <w:pPr>
        <w:pStyle w:val="ad"/>
        <w:numPr>
          <w:ilvl w:val="0"/>
          <w:numId w:val="3"/>
        </w:numPr>
        <w:spacing w:line="240" w:lineRule="auto"/>
        <w:ind w:left="0" w:firstLine="709"/>
        <w:rPr>
          <w:color w:val="auto"/>
          <w:szCs w:val="28"/>
        </w:rPr>
      </w:pPr>
      <w:r>
        <w:rPr>
          <w:color w:val="auto"/>
          <w:szCs w:val="28"/>
        </w:rPr>
        <w:t>Расчет закона фазовой манипуляции для формирования помехового сигнала каналу дальности</w:t>
      </w:r>
    </w:p>
    <w:p w14:paraId="7ACFEB2D" w14:textId="311A13C0" w:rsidR="00711032" w:rsidRDefault="00711032" w:rsidP="00711032">
      <w:pPr>
        <w:pStyle w:val="ad"/>
        <w:spacing w:line="240" w:lineRule="auto"/>
        <w:ind w:left="0"/>
        <w:rPr>
          <w:color w:val="auto"/>
          <w:szCs w:val="28"/>
        </w:rPr>
      </w:pPr>
      <w:r>
        <w:rPr>
          <w:color w:val="auto"/>
          <w:szCs w:val="28"/>
        </w:rPr>
        <w:t>Принцип формирования закона фазовой манипуляции отображает рисунок __.</w:t>
      </w:r>
    </w:p>
    <w:p w14:paraId="6300CF35" w14:textId="57A76427" w:rsidR="00711032" w:rsidRPr="00A84718" w:rsidRDefault="001B26E7" w:rsidP="00711032">
      <w:pPr>
        <w:pStyle w:val="ad"/>
        <w:spacing w:line="240" w:lineRule="auto"/>
        <w:ind w:left="0" w:firstLine="0"/>
        <w:jc w:val="center"/>
        <w:rPr>
          <w:color w:val="auto"/>
          <w:szCs w:val="28"/>
        </w:rPr>
      </w:pPr>
      <w:r>
        <w:object w:dxaOrig="5812" w:dyaOrig="6079" w14:anchorId="1C3C7D80">
          <v:shape id="_x0000_i1117" type="#_x0000_t75" style="width:290.65pt;height:304pt" o:ole="">
            <v:imagedata r:id="rId144" o:title=""/>
          </v:shape>
          <o:OLEObject Type="Embed" ProgID="Visio.Drawing.11" ShapeID="_x0000_i1117" DrawAspect="Content" ObjectID="_1664468367" r:id="rId145"/>
        </w:object>
      </w:r>
    </w:p>
    <w:p w14:paraId="63031B42" w14:textId="16522067" w:rsidR="00A84718" w:rsidRPr="00711032" w:rsidRDefault="00711032" w:rsidP="00711032">
      <w:pPr>
        <w:pStyle w:val="ad"/>
        <w:spacing w:line="240" w:lineRule="auto"/>
        <w:ind w:left="0" w:firstLine="0"/>
        <w:jc w:val="center"/>
        <w:rPr>
          <w:color w:val="auto"/>
          <w:szCs w:val="28"/>
        </w:rPr>
      </w:pPr>
      <w:r>
        <w:rPr>
          <w:color w:val="auto"/>
          <w:szCs w:val="28"/>
        </w:rPr>
        <w:t xml:space="preserve">Рисунок __ </w:t>
      </w:r>
      <w:r>
        <w:rPr>
          <w:color w:val="auto"/>
          <w:szCs w:val="28"/>
        </w:rPr>
        <w:noBreakHyphen/>
        <w:t xml:space="preserve"> Формирование помеховой модуляции при периодической манипуляции фазы периодически 0 </w:t>
      </w:r>
      <w:r w:rsidRPr="00711032">
        <w:rPr>
          <w:color w:val="auto"/>
          <w:szCs w:val="28"/>
        </w:rPr>
        <w:t>/</w:t>
      </w:r>
      <w:r>
        <w:rPr>
          <w:color w:val="auto"/>
          <w:szCs w:val="28"/>
        </w:rPr>
        <w:t xml:space="preserve"> π и по закону М-последовательности</w:t>
      </w:r>
    </w:p>
    <w:p w14:paraId="03B5F33E" w14:textId="77777777" w:rsidR="00A84718" w:rsidRPr="001B26E7" w:rsidRDefault="00A84718" w:rsidP="00711032">
      <w:pPr>
        <w:pStyle w:val="ad"/>
        <w:spacing w:line="240" w:lineRule="auto"/>
        <w:ind w:left="0"/>
        <w:rPr>
          <w:color w:val="auto"/>
          <w:szCs w:val="28"/>
        </w:rPr>
      </w:pPr>
    </w:p>
    <w:p w14:paraId="67B1D0D4" w14:textId="77777777" w:rsidR="00711032" w:rsidRDefault="00711032" w:rsidP="00711032">
      <w:pPr>
        <w:pStyle w:val="ad"/>
        <w:spacing w:line="240" w:lineRule="auto"/>
        <w:ind w:left="0"/>
        <w:rPr>
          <w:color w:val="auto"/>
          <w:szCs w:val="28"/>
        </w:rPr>
      </w:pPr>
    </w:p>
    <w:p w14:paraId="2BA544CF" w14:textId="77777777" w:rsidR="00711032" w:rsidRDefault="00711032" w:rsidP="00711032">
      <w:pPr>
        <w:pStyle w:val="ad"/>
        <w:spacing w:line="240" w:lineRule="auto"/>
        <w:ind w:left="0"/>
        <w:rPr>
          <w:color w:val="auto"/>
          <w:szCs w:val="28"/>
        </w:rPr>
      </w:pPr>
    </w:p>
    <w:p w14:paraId="7E4D9356" w14:textId="77777777" w:rsidR="00711032" w:rsidRDefault="00711032" w:rsidP="00711032">
      <w:pPr>
        <w:pStyle w:val="ad"/>
        <w:spacing w:line="240" w:lineRule="auto"/>
        <w:ind w:left="0"/>
        <w:rPr>
          <w:color w:val="auto"/>
          <w:szCs w:val="28"/>
        </w:rPr>
      </w:pPr>
    </w:p>
    <w:p w14:paraId="011A37CB" w14:textId="77777777" w:rsidR="00711032" w:rsidRDefault="00711032" w:rsidP="00711032">
      <w:pPr>
        <w:pStyle w:val="ad"/>
        <w:spacing w:line="240" w:lineRule="auto"/>
        <w:ind w:left="0"/>
        <w:rPr>
          <w:color w:val="auto"/>
          <w:szCs w:val="28"/>
        </w:rPr>
      </w:pPr>
    </w:p>
    <w:p w14:paraId="76414A77" w14:textId="77777777" w:rsidR="00A84718" w:rsidRPr="00A84718" w:rsidRDefault="00A84718" w:rsidP="00711032">
      <w:pPr>
        <w:pStyle w:val="ad"/>
        <w:spacing w:line="240" w:lineRule="auto"/>
        <w:ind w:left="0"/>
        <w:rPr>
          <w:color w:val="auto"/>
          <w:szCs w:val="28"/>
        </w:rPr>
      </w:pPr>
    </w:p>
    <w:p w14:paraId="4F3A285F" w14:textId="77777777" w:rsidR="00B77BF8" w:rsidRDefault="00A73586" w:rsidP="00ED688D">
      <w:pPr>
        <w:pStyle w:val="ad"/>
        <w:numPr>
          <w:ilvl w:val="0"/>
          <w:numId w:val="3"/>
        </w:numPr>
        <w:spacing w:line="240" w:lineRule="auto"/>
        <w:ind w:left="0" w:firstLine="708"/>
        <w:rPr>
          <w:szCs w:val="28"/>
        </w:rPr>
      </w:pPr>
      <w:r>
        <w:rPr>
          <w:szCs w:val="28"/>
        </w:rPr>
        <w:t>Формирование отраженного сигнала</w:t>
      </w:r>
      <w:r w:rsidR="009629A3" w:rsidRPr="009629A3">
        <w:rPr>
          <w:szCs w:val="28"/>
        </w:rPr>
        <w:t xml:space="preserve"> </w:t>
      </w:r>
      <w:r w:rsidR="009629A3">
        <w:rPr>
          <w:szCs w:val="28"/>
        </w:rPr>
        <w:t xml:space="preserve">для </w:t>
      </w:r>
      <w:r w:rsidR="009629A3" w:rsidRPr="009629A3">
        <w:rPr>
          <w:i/>
          <w:szCs w:val="28"/>
          <w:lang w:val="en-US"/>
        </w:rPr>
        <w:t>k</w:t>
      </w:r>
      <w:r w:rsidR="009629A3">
        <w:rPr>
          <w:szCs w:val="28"/>
        </w:rPr>
        <w:t>-</w:t>
      </w:r>
      <w:del w:id="20" w:author="User" w:date="2020-09-24T16:54:00Z">
        <w:r w:rsidR="009629A3" w:rsidDel="00D428DE">
          <w:rPr>
            <w:szCs w:val="28"/>
          </w:rPr>
          <w:delText>о</w:delText>
        </w:r>
      </w:del>
      <w:r w:rsidR="009629A3">
        <w:rPr>
          <w:szCs w:val="28"/>
        </w:rPr>
        <w:t>го периода повторения</w:t>
      </w:r>
    </w:p>
    <w:p w14:paraId="052B9A15" w14:textId="424752F9" w:rsidR="009629A3" w:rsidRDefault="001B26E7" w:rsidP="00532D8B">
      <w:pPr>
        <w:pStyle w:val="ad"/>
        <w:spacing w:line="240" w:lineRule="auto"/>
        <w:ind w:left="0" w:firstLine="0"/>
        <w:jc w:val="right"/>
        <w:rPr>
          <w:szCs w:val="28"/>
        </w:rPr>
      </w:pPr>
      <w:r w:rsidRPr="00A84718">
        <w:rPr>
          <w:position w:val="-16"/>
          <w:szCs w:val="28"/>
        </w:rPr>
        <w:object w:dxaOrig="3120" w:dyaOrig="420" w14:anchorId="4810F898">
          <v:shape id="_x0000_i1118" type="#_x0000_t75" style="width:155.2pt;height:20.25pt" o:ole="">
            <v:imagedata r:id="rId146" o:title=""/>
          </v:shape>
          <o:OLEObject Type="Embed" ProgID="Equation.DSMT4" ShapeID="_x0000_i1118" DrawAspect="Content" ObjectID="_1664468368" r:id="rId147"/>
        </w:object>
      </w:r>
      <w:r w:rsidR="00E9292B">
        <w:rPr>
          <w:szCs w:val="28"/>
        </w:rPr>
        <w:tab/>
      </w:r>
      <w:r w:rsidR="00E9292B">
        <w:rPr>
          <w:szCs w:val="28"/>
        </w:rPr>
        <w:tab/>
      </w:r>
      <w:r w:rsidR="009629A3" w:rsidRPr="00570087">
        <w:rPr>
          <w:szCs w:val="28"/>
        </w:rPr>
        <w:tab/>
      </w:r>
      <w:r w:rsidR="009629A3" w:rsidRPr="001960B3">
        <w:rPr>
          <w:szCs w:val="28"/>
        </w:rPr>
        <w:t>(</w:t>
      </w:r>
      <w:r w:rsidR="00936066">
        <w:rPr>
          <w:szCs w:val="28"/>
        </w:rPr>
        <w:t>1.</w:t>
      </w:r>
      <w:r w:rsidR="00CF3C46">
        <w:rPr>
          <w:szCs w:val="28"/>
        </w:rPr>
        <w:t>2</w:t>
      </w:r>
      <w:r w:rsidR="008777A2" w:rsidRPr="00821DC9">
        <w:rPr>
          <w:szCs w:val="28"/>
        </w:rPr>
        <w:t>2</w:t>
      </w:r>
      <w:r w:rsidR="009629A3" w:rsidRPr="007A6943">
        <w:rPr>
          <w:szCs w:val="28"/>
        </w:rPr>
        <w:t>)</w:t>
      </w:r>
    </w:p>
    <w:p w14:paraId="74C2DBBC" w14:textId="1B112E93" w:rsidR="00936066" w:rsidRPr="006D67F8" w:rsidRDefault="007A6943" w:rsidP="00ED688D">
      <w:pPr>
        <w:spacing w:line="240" w:lineRule="auto"/>
        <w:ind w:firstLine="708"/>
        <w:rPr>
          <w:szCs w:val="28"/>
        </w:rPr>
      </w:pPr>
      <w:r>
        <w:rPr>
          <w:szCs w:val="28"/>
        </w:rPr>
        <w:t xml:space="preserve">Выходом алгоритма формирования отраженного сигнала являются реальная и мнимая </w:t>
      </w:r>
      <w:del w:id="21" w:author="User" w:date="2020-09-24T16:51:00Z">
        <w:r w:rsidDel="00D428DE">
          <w:rPr>
            <w:szCs w:val="28"/>
          </w:rPr>
          <w:delText xml:space="preserve">квадратура </w:delText>
        </w:r>
      </w:del>
      <w:ins w:id="22" w:author="User" w:date="2020-09-24T16:51:00Z">
        <w:r w:rsidR="00D428DE">
          <w:rPr>
            <w:szCs w:val="28"/>
          </w:rPr>
          <w:t xml:space="preserve">квадратуры </w:t>
        </w:r>
      </w:ins>
      <w:r>
        <w:rPr>
          <w:szCs w:val="28"/>
        </w:rPr>
        <w:t xml:space="preserve">сигнала </w:t>
      </w:r>
      <w:r w:rsidRPr="007A6943">
        <w:rPr>
          <w:position w:val="-12"/>
          <w:szCs w:val="28"/>
        </w:rPr>
        <w:object w:dxaOrig="279" w:dyaOrig="380" w14:anchorId="4E1DB41D">
          <v:shape id="_x0000_i1082" type="#_x0000_t75" style="width:14.4pt;height:17.6pt" o:ole="">
            <v:imagedata r:id="rId148" o:title=""/>
          </v:shape>
          <o:OLEObject Type="Embed" ProgID="Equation.DSMT4" ShapeID="_x0000_i1082" DrawAspect="Content" ObjectID="_1664468369" r:id="rId149"/>
        </w:object>
      </w:r>
      <w:r>
        <w:rPr>
          <w:szCs w:val="28"/>
        </w:rPr>
        <w:t xml:space="preserve"> рассчитываемые для каждого периода повторения.</w:t>
      </w:r>
    </w:p>
    <w:p w14:paraId="7274BFC4" w14:textId="77777777" w:rsidR="00402362" w:rsidRDefault="00821DC9" w:rsidP="00ED688D">
      <w:pPr>
        <w:pStyle w:val="3"/>
        <w:spacing w:line="240" w:lineRule="auto"/>
      </w:pPr>
      <w:bookmarkStart w:id="23" w:name="_Toc500412058"/>
      <w:bookmarkStart w:id="24" w:name="_Toc39744828"/>
      <w:r>
        <w:t xml:space="preserve">Пояснения к </w:t>
      </w:r>
      <w:r w:rsidR="00402362">
        <w:t>алгоритм</w:t>
      </w:r>
      <w:bookmarkEnd w:id="23"/>
      <w:bookmarkEnd w:id="24"/>
      <w:r>
        <w:t>у</w:t>
      </w:r>
      <w:bookmarkStart w:id="25" w:name="_GoBack"/>
      <w:bookmarkEnd w:id="25"/>
    </w:p>
    <w:p w14:paraId="03EDC7CE" w14:textId="5904BEAB" w:rsidR="00402362" w:rsidRDefault="00402362" w:rsidP="00ED688D">
      <w:pPr>
        <w:pStyle w:val="a4"/>
        <w:spacing w:line="240" w:lineRule="auto"/>
        <w:rPr>
          <w:color w:val="auto"/>
        </w:rPr>
      </w:pPr>
      <w:r>
        <w:rPr>
          <w:color w:val="auto"/>
        </w:rPr>
        <w:t xml:space="preserve">Аналитическое выражение, характеризующее </w:t>
      </w:r>
      <w:r w:rsidR="00385F51">
        <w:rPr>
          <w:color w:val="auto"/>
        </w:rPr>
        <w:t>дезинформирующую помеху ретрансляционного типа</w:t>
      </w:r>
      <w:r w:rsidR="003C5011">
        <w:rPr>
          <w:color w:val="auto"/>
        </w:rPr>
        <w:t>,</w:t>
      </w:r>
      <w:r w:rsidR="00385F51">
        <w:rPr>
          <w:color w:val="auto"/>
        </w:rPr>
        <w:t xml:space="preserve"> </w:t>
      </w:r>
      <w:r>
        <w:rPr>
          <w:color w:val="auto"/>
        </w:rPr>
        <w:t>имеет вид:</w:t>
      </w:r>
    </w:p>
    <w:p w14:paraId="5416D837" w14:textId="49FB8C5E" w:rsidR="00402362" w:rsidRPr="00954DCC" w:rsidRDefault="00532D8B" w:rsidP="00532D8B">
      <w:pPr>
        <w:pStyle w:val="a4"/>
        <w:spacing w:before="240" w:after="240" w:line="240" w:lineRule="auto"/>
        <w:ind w:firstLine="0"/>
        <w:jc w:val="right"/>
        <w:rPr>
          <w:color w:val="auto"/>
        </w:rPr>
      </w:pPr>
      <w:r w:rsidRPr="00801309">
        <w:rPr>
          <w:color w:val="auto"/>
          <w:position w:val="-44"/>
          <w:szCs w:val="28"/>
          <w:lang w:val="en-US"/>
        </w:rPr>
        <w:object w:dxaOrig="7060" w:dyaOrig="1020" w14:anchorId="64938EA8">
          <v:shape id="_x0000_i1083" type="#_x0000_t75" style="width:353.6pt;height:50.15pt" o:ole="">
            <v:imagedata r:id="rId150" o:title=""/>
          </v:shape>
          <o:OLEObject Type="Embed" ProgID="Equation.DSMT4" ShapeID="_x0000_i1083" DrawAspect="Content" ObjectID="_1664468370" r:id="rId151"/>
        </w:object>
      </w:r>
      <w:r w:rsidRPr="00532D8B">
        <w:rPr>
          <w:color w:val="auto"/>
          <w:szCs w:val="28"/>
        </w:rPr>
        <w:tab/>
      </w:r>
      <w:r w:rsidRPr="00762EC7">
        <w:rPr>
          <w:color w:val="auto"/>
          <w:szCs w:val="28"/>
        </w:rPr>
        <w:tab/>
      </w:r>
      <w:r w:rsidR="00402362" w:rsidRPr="00954DCC">
        <w:rPr>
          <w:color w:val="auto"/>
          <w:szCs w:val="28"/>
        </w:rPr>
        <w:t>(1.</w:t>
      </w:r>
      <w:r w:rsidR="008777A2" w:rsidRPr="005B3019">
        <w:rPr>
          <w:color w:val="auto"/>
          <w:szCs w:val="28"/>
        </w:rPr>
        <w:t>23</w:t>
      </w:r>
      <w:r w:rsidR="00402362" w:rsidRPr="00954DCC">
        <w:rPr>
          <w:color w:val="auto"/>
          <w:szCs w:val="28"/>
        </w:rPr>
        <w:t>)</w:t>
      </w:r>
    </w:p>
    <w:p w14:paraId="0B71A088" w14:textId="77777777" w:rsidR="00402362" w:rsidRPr="000E2D2B" w:rsidRDefault="00402362" w:rsidP="00ED688D">
      <w:pPr>
        <w:pStyle w:val="a4"/>
        <w:spacing w:line="240" w:lineRule="auto"/>
        <w:ind w:firstLine="0"/>
        <w:rPr>
          <w:color w:val="auto"/>
        </w:rPr>
      </w:pPr>
      <w:r>
        <w:rPr>
          <w:color w:val="auto"/>
        </w:rPr>
        <w:t xml:space="preserve">где </w:t>
      </w:r>
      <w:r w:rsidRPr="00864D8C">
        <w:rPr>
          <w:color w:val="auto"/>
          <w:position w:val="-16"/>
        </w:rPr>
        <w:object w:dxaOrig="520" w:dyaOrig="420" w14:anchorId="0BD49FDF">
          <v:shape id="_x0000_i1084" type="#_x0000_t75" style="width:25.05pt;height:21.85pt" o:ole="">
            <v:imagedata r:id="rId152" o:title=""/>
          </v:shape>
          <o:OLEObject Type="Embed" ProgID="Equation.DSMT4" ShapeID="_x0000_i1084" DrawAspect="Content" ObjectID="_1664468371" r:id="rId153"/>
        </w:object>
      </w:r>
      <w:r w:rsidRPr="00864D8C">
        <w:rPr>
          <w:color w:val="auto"/>
        </w:rPr>
        <w:t xml:space="preserve"> </w:t>
      </w:r>
      <w:r w:rsidRPr="00864D8C">
        <w:rPr>
          <w:color w:val="auto"/>
        </w:rPr>
        <w:noBreakHyphen/>
        <w:t xml:space="preserve"> «медленное» и «быстрое» время</w:t>
      </w:r>
      <w:r>
        <w:rPr>
          <w:color w:val="auto"/>
        </w:rPr>
        <w:t>, которые в контексте РСА характеризуют изменение межпериодных и внутрипериодных параметров сигнала;</w:t>
      </w:r>
    </w:p>
    <w:p w14:paraId="21284020" w14:textId="5CDA7210" w:rsidR="00402362" w:rsidRPr="00801309" w:rsidRDefault="00961578" w:rsidP="00ED688D">
      <w:pPr>
        <w:pStyle w:val="a4"/>
        <w:spacing w:line="240" w:lineRule="auto"/>
        <w:ind w:firstLine="0"/>
        <w:rPr>
          <w:color w:val="auto"/>
        </w:rPr>
      </w:pPr>
      <w:r w:rsidRPr="00B64820">
        <w:rPr>
          <w:color w:val="auto"/>
          <w:position w:val="-14"/>
        </w:rPr>
        <w:object w:dxaOrig="740" w:dyaOrig="499" w14:anchorId="7705E382">
          <v:shape id="_x0000_i1085" type="#_x0000_t75" style="width:36.8pt;height:25.05pt" o:ole="">
            <v:imagedata r:id="rId154" o:title=""/>
          </v:shape>
          <o:OLEObject Type="Embed" ProgID="Equation.DSMT4" ShapeID="_x0000_i1085" DrawAspect="Content" ObjectID="_1664468372" r:id="rId155"/>
        </w:object>
      </w:r>
      <w:r w:rsidR="00402362" w:rsidRPr="00801309">
        <w:rPr>
          <w:color w:val="auto"/>
        </w:rPr>
        <w:noBreakHyphen/>
        <w:t xml:space="preserve"> </w:t>
      </w:r>
      <w:r w:rsidR="00402362">
        <w:rPr>
          <w:color w:val="auto"/>
        </w:rPr>
        <w:t xml:space="preserve">амплитудный множитель необходимый для придания мощности </w:t>
      </w:r>
      <w:r>
        <w:rPr>
          <w:color w:val="auto"/>
        </w:rPr>
        <w:t xml:space="preserve">помеховому </w:t>
      </w:r>
      <w:r w:rsidR="00402362">
        <w:rPr>
          <w:color w:val="auto"/>
        </w:rPr>
        <w:t>сигналу</w:t>
      </w:r>
      <w:r w:rsidR="00A57E25" w:rsidRPr="00A57E25">
        <w:rPr>
          <w:color w:val="auto"/>
        </w:rPr>
        <w:t xml:space="preserve">. </w:t>
      </w:r>
      <w:r w:rsidR="00A57E25">
        <w:rPr>
          <w:color w:val="auto"/>
        </w:rPr>
        <w:t>Данный множитель определяется</w:t>
      </w:r>
      <w:r>
        <w:rPr>
          <w:color w:val="auto"/>
        </w:rPr>
        <w:t xml:space="preserve"> энергетически</w:t>
      </w:r>
      <w:r w:rsidR="00A57E25">
        <w:rPr>
          <w:color w:val="auto"/>
        </w:rPr>
        <w:t>ми</w:t>
      </w:r>
      <w:r>
        <w:rPr>
          <w:color w:val="auto"/>
        </w:rPr>
        <w:t xml:space="preserve"> характеристик</w:t>
      </w:r>
      <w:r w:rsidR="00A57E25">
        <w:rPr>
          <w:color w:val="auto"/>
        </w:rPr>
        <w:t>ами</w:t>
      </w:r>
      <w:r>
        <w:rPr>
          <w:color w:val="auto"/>
        </w:rPr>
        <w:t xml:space="preserve"> постановщика помех</w:t>
      </w:r>
      <w:r w:rsidR="00402362" w:rsidRPr="00801309">
        <w:rPr>
          <w:color w:val="auto"/>
        </w:rPr>
        <w:t>;</w:t>
      </w:r>
    </w:p>
    <w:p w14:paraId="0243D26F" w14:textId="7422D8D3" w:rsidR="00402362" w:rsidRPr="00FA18A2" w:rsidRDefault="00532D8B" w:rsidP="00ED688D">
      <w:pPr>
        <w:pStyle w:val="a4"/>
        <w:spacing w:line="240" w:lineRule="auto"/>
        <w:ind w:firstLine="0"/>
        <w:rPr>
          <w:color w:val="auto"/>
        </w:rPr>
      </w:pPr>
      <w:r w:rsidRPr="00FA18A2">
        <w:rPr>
          <w:color w:val="auto"/>
          <w:position w:val="-50"/>
        </w:rPr>
        <w:object w:dxaOrig="6860" w:dyaOrig="1140" w14:anchorId="0570E068">
          <v:shape id="_x0000_i1086" type="#_x0000_t75" style="width:341.85pt;height:57.05pt" o:ole="">
            <v:imagedata r:id="rId156" o:title=""/>
          </v:shape>
          <o:OLEObject Type="Embed" ProgID="Equation.DSMT4" ShapeID="_x0000_i1086" DrawAspect="Content" ObjectID="_1664468373" r:id="rId157"/>
        </w:object>
      </w:r>
      <w:r w:rsidR="00402362" w:rsidRPr="00FA18A2">
        <w:rPr>
          <w:color w:val="auto"/>
        </w:rPr>
        <w:t xml:space="preserve"> </w:t>
      </w:r>
      <w:r w:rsidR="00402362" w:rsidRPr="00FA18A2">
        <w:rPr>
          <w:color w:val="auto"/>
        </w:rPr>
        <w:noBreakHyphen/>
        <w:t xml:space="preserve"> </w:t>
      </w:r>
      <w:r w:rsidR="00402362">
        <w:rPr>
          <w:color w:val="auto"/>
        </w:rPr>
        <w:t xml:space="preserve">комплексный закон модуляции зондирующего сигнала; </w:t>
      </w:r>
      <w:r w:rsidRPr="00B64820">
        <w:rPr>
          <w:color w:val="auto"/>
          <w:position w:val="-44"/>
        </w:rPr>
        <w:object w:dxaOrig="2079" w:dyaOrig="1020" w14:anchorId="565DB924">
          <v:shape id="_x0000_i1087" type="#_x0000_t75" style="width:103.45pt;height:51.75pt" o:ole="">
            <v:imagedata r:id="rId158" o:title=""/>
          </v:shape>
          <o:OLEObject Type="Embed" ProgID="Equation.DSMT4" ShapeID="_x0000_i1087" DrawAspect="Content" ObjectID="_1664468374" r:id="rId159"/>
        </w:object>
      </w:r>
      <w:r w:rsidR="00402362">
        <w:rPr>
          <w:color w:val="auto"/>
        </w:rPr>
        <w:t xml:space="preserve"> </w:t>
      </w:r>
      <w:r w:rsidR="00402362">
        <w:rPr>
          <w:color w:val="auto"/>
        </w:rPr>
        <w:noBreakHyphen/>
        <w:t xml:space="preserve"> огибающая сигнала; </w:t>
      </w:r>
      <w:r w:rsidRPr="00FA18A2">
        <w:rPr>
          <w:color w:val="auto"/>
          <w:position w:val="-50"/>
        </w:rPr>
        <w:object w:dxaOrig="3519" w:dyaOrig="1140" w14:anchorId="64947F3B">
          <v:shape id="_x0000_i1088" type="#_x0000_t75" style="width:175.45pt;height:57.05pt" o:ole="">
            <v:imagedata r:id="rId160" o:title=""/>
          </v:shape>
          <o:OLEObject Type="Embed" ProgID="Equation.DSMT4" ShapeID="_x0000_i1088" DrawAspect="Content" ObjectID="_1664468375" r:id="rId161"/>
        </w:object>
      </w:r>
      <w:r w:rsidR="00402362">
        <w:rPr>
          <w:color w:val="auto"/>
        </w:rPr>
        <w:t xml:space="preserve"> </w:t>
      </w:r>
      <w:r w:rsidR="00402362">
        <w:rPr>
          <w:color w:val="auto"/>
        </w:rPr>
        <w:noBreakHyphen/>
        <w:t xml:space="preserve"> </w:t>
      </w:r>
      <w:ins w:id="26" w:author="User" w:date="2020-09-24T15:55:00Z">
        <w:r w:rsidR="00D428DE">
          <w:rPr>
            <w:color w:val="auto"/>
          </w:rPr>
          <w:t xml:space="preserve">комплексный множитель, учитывающий </w:t>
        </w:r>
      </w:ins>
      <w:del w:id="27" w:author="User" w:date="2020-09-24T15:55:00Z">
        <w:r w:rsidR="00402362" w:rsidDel="00D428DE">
          <w:rPr>
            <w:color w:val="auto"/>
          </w:rPr>
          <w:delText xml:space="preserve">линейная </w:delText>
        </w:r>
      </w:del>
      <w:ins w:id="28" w:author="User" w:date="2020-09-24T15:55:00Z">
        <w:r w:rsidR="00D428DE">
          <w:rPr>
            <w:color w:val="auto"/>
          </w:rPr>
          <w:t xml:space="preserve">линейную </w:t>
        </w:r>
      </w:ins>
      <w:del w:id="29" w:author="User" w:date="2020-09-24T15:55:00Z">
        <w:r w:rsidR="00402362" w:rsidDel="00D428DE">
          <w:rPr>
            <w:color w:val="auto"/>
          </w:rPr>
          <w:delText xml:space="preserve">частотная </w:delText>
        </w:r>
      </w:del>
      <w:ins w:id="30" w:author="User" w:date="2020-09-24T15:55:00Z">
        <w:r w:rsidR="00D428DE">
          <w:rPr>
            <w:color w:val="auto"/>
          </w:rPr>
          <w:t xml:space="preserve">частотную </w:t>
        </w:r>
      </w:ins>
      <w:del w:id="31" w:author="User" w:date="2020-09-24T15:55:00Z">
        <w:r w:rsidR="00402362" w:rsidDel="00D428DE">
          <w:rPr>
            <w:color w:val="auto"/>
          </w:rPr>
          <w:delText>модуляция</w:delText>
        </w:r>
      </w:del>
      <w:ins w:id="32" w:author="User" w:date="2020-09-24T15:55:00Z">
        <w:r w:rsidR="00D428DE">
          <w:rPr>
            <w:color w:val="auto"/>
          </w:rPr>
          <w:t>модуляцию</w:t>
        </w:r>
      </w:ins>
      <w:ins w:id="33" w:author="User" w:date="2020-09-24T16:27:00Z">
        <w:r w:rsidR="00D428DE">
          <w:rPr>
            <w:color w:val="auto"/>
          </w:rPr>
          <w:t xml:space="preserve"> зондирующего сигнала</w:t>
        </w:r>
      </w:ins>
      <w:r w:rsidR="00402362">
        <w:rPr>
          <w:color w:val="auto"/>
        </w:rPr>
        <w:t xml:space="preserve">; </w:t>
      </w:r>
      <w:r w:rsidR="00402362" w:rsidRPr="00FA18A2">
        <w:rPr>
          <w:color w:val="auto"/>
          <w:position w:val="-12"/>
        </w:rPr>
        <w:object w:dxaOrig="499" w:dyaOrig="380" w14:anchorId="2FE1DC84">
          <v:shape id="_x0000_i1089" type="#_x0000_t75" style="width:25.05pt;height:19.2pt" o:ole="">
            <v:imagedata r:id="rId162" o:title=""/>
          </v:shape>
          <o:OLEObject Type="Embed" ProgID="Equation.DSMT4" ShapeID="_x0000_i1089" DrawAspect="Content" ObjectID="_1664468376" r:id="rId163"/>
        </w:object>
      </w:r>
      <w:r w:rsidR="00402362">
        <w:rPr>
          <w:color w:val="auto"/>
        </w:rPr>
        <w:t xml:space="preserve"> </w:t>
      </w:r>
      <w:r w:rsidR="00402362">
        <w:rPr>
          <w:color w:val="auto"/>
        </w:rPr>
        <w:noBreakHyphen/>
        <w:t xml:space="preserve"> ширина спектра закона модуляции; </w:t>
      </w:r>
      <w:r w:rsidR="00402362" w:rsidRPr="00FA18A2">
        <w:rPr>
          <w:color w:val="auto"/>
          <w:position w:val="-12"/>
        </w:rPr>
        <w:object w:dxaOrig="279" w:dyaOrig="380" w14:anchorId="06D584E1">
          <v:shape id="_x0000_i1090" type="#_x0000_t75" style="width:14.4pt;height:19.2pt" o:ole="">
            <v:imagedata r:id="rId164" o:title=""/>
          </v:shape>
          <o:OLEObject Type="Embed" ProgID="Equation.DSMT4" ShapeID="_x0000_i1090" DrawAspect="Content" ObjectID="_1664468377" r:id="rId165"/>
        </w:object>
      </w:r>
      <w:r w:rsidR="00402362">
        <w:rPr>
          <w:color w:val="auto"/>
        </w:rPr>
        <w:t xml:space="preserve"> </w:t>
      </w:r>
      <w:r w:rsidR="00402362">
        <w:rPr>
          <w:color w:val="auto"/>
        </w:rPr>
        <w:noBreakHyphen/>
        <w:t xml:space="preserve"> длительность одиночного импульса; </w:t>
      </w:r>
      <w:r w:rsidR="00402362" w:rsidRPr="00FA18A2">
        <w:rPr>
          <w:color w:val="auto"/>
          <w:position w:val="-6"/>
        </w:rPr>
        <w:object w:dxaOrig="200" w:dyaOrig="240" w14:anchorId="485765CF">
          <v:shape id="_x0000_i1091" type="#_x0000_t75" style="width:10.15pt;height:11.75pt" o:ole="">
            <v:imagedata r:id="rId166" o:title=""/>
          </v:shape>
          <o:OLEObject Type="Embed" ProgID="Equation.DSMT4" ShapeID="_x0000_i1091" DrawAspect="Content" ObjectID="_1664468378" r:id="rId167"/>
        </w:object>
      </w:r>
      <w:r w:rsidR="00402362">
        <w:rPr>
          <w:color w:val="auto"/>
        </w:rPr>
        <w:t xml:space="preserve"> </w:t>
      </w:r>
      <w:r w:rsidR="00402362">
        <w:rPr>
          <w:color w:val="auto"/>
        </w:rPr>
        <w:noBreakHyphen/>
        <w:t xml:space="preserve"> скорость распространения электромагнитной волны;</w:t>
      </w:r>
    </w:p>
    <w:p w14:paraId="7EEC9A8D" w14:textId="197FF5E3" w:rsidR="00402362" w:rsidRDefault="00532D8B" w:rsidP="00ED688D">
      <w:pPr>
        <w:pStyle w:val="a4"/>
        <w:spacing w:line="240" w:lineRule="auto"/>
        <w:ind w:firstLine="0"/>
        <w:rPr>
          <w:color w:val="auto"/>
        </w:rPr>
      </w:pPr>
      <w:r w:rsidRPr="00532D8B">
        <w:rPr>
          <w:color w:val="auto"/>
          <w:position w:val="-44"/>
        </w:rPr>
        <w:object w:dxaOrig="2060" w:dyaOrig="1020" w14:anchorId="5BE98745">
          <v:shape id="_x0000_i1092" type="#_x0000_t75" style="width:101.35pt;height:50.15pt" o:ole="">
            <v:imagedata r:id="rId168" o:title=""/>
          </v:shape>
          <o:OLEObject Type="Embed" ProgID="Equation.DSMT4" ShapeID="_x0000_i1092" DrawAspect="Content" ObjectID="_1664468379" r:id="rId169"/>
        </w:object>
      </w:r>
      <w:r w:rsidR="00402362" w:rsidRPr="00532D8B">
        <w:rPr>
          <w:color w:val="auto"/>
          <w:rPrChange w:id="34" w:author="User" w:date="2020-09-24T16:36:00Z">
            <w:rPr>
              <w:color w:val="auto"/>
              <w:highlight w:val="yellow"/>
            </w:rPr>
          </w:rPrChange>
        </w:rPr>
        <w:t xml:space="preserve"> </w:t>
      </w:r>
      <w:r w:rsidR="00402362" w:rsidRPr="00532D8B">
        <w:rPr>
          <w:color w:val="auto"/>
          <w:rPrChange w:id="35" w:author="User" w:date="2020-09-24T16:36:00Z">
            <w:rPr>
              <w:color w:val="auto"/>
              <w:highlight w:val="yellow"/>
            </w:rPr>
          </w:rPrChange>
        </w:rPr>
        <w:noBreakHyphen/>
        <w:t xml:space="preserve"> </w:t>
      </w:r>
      <w:ins w:id="36" w:author="User" w:date="2020-09-24T15:56:00Z">
        <w:r w:rsidR="00D428DE" w:rsidRPr="00532D8B">
          <w:rPr>
            <w:color w:val="auto"/>
            <w:rPrChange w:id="37" w:author="User" w:date="2020-09-24T16:36:00Z">
              <w:rPr>
                <w:color w:val="auto"/>
                <w:highlight w:val="yellow"/>
              </w:rPr>
            </w:rPrChange>
          </w:rPr>
          <w:t xml:space="preserve">отсчёт комплексного множителя, учитывающего </w:t>
        </w:r>
      </w:ins>
      <w:del w:id="38" w:author="User" w:date="2020-09-24T15:56:00Z">
        <w:r w:rsidR="00402362" w:rsidRPr="00532D8B" w:rsidDel="00D428DE">
          <w:rPr>
            <w:color w:val="auto"/>
            <w:rPrChange w:id="39" w:author="User" w:date="2020-09-24T16:36:00Z">
              <w:rPr>
                <w:color w:val="auto"/>
                <w:highlight w:val="yellow"/>
              </w:rPr>
            </w:rPrChange>
          </w:rPr>
          <w:delText xml:space="preserve">постоянная </w:delText>
        </w:r>
      </w:del>
      <w:ins w:id="40" w:author="User" w:date="2020-09-24T15:56:00Z">
        <w:r w:rsidR="00D428DE" w:rsidRPr="00532D8B">
          <w:rPr>
            <w:color w:val="auto"/>
            <w:rPrChange w:id="41" w:author="User" w:date="2020-09-24T16:36:00Z">
              <w:rPr>
                <w:color w:val="auto"/>
                <w:highlight w:val="yellow"/>
              </w:rPr>
            </w:rPrChange>
          </w:rPr>
          <w:t xml:space="preserve">постоянную </w:t>
        </w:r>
      </w:ins>
      <w:del w:id="42" w:author="User" w:date="2020-09-24T15:56:00Z">
        <w:r w:rsidR="00402362" w:rsidRPr="00532D8B" w:rsidDel="00D428DE">
          <w:rPr>
            <w:color w:val="auto"/>
            <w:rPrChange w:id="43" w:author="User" w:date="2020-09-24T16:36:00Z">
              <w:rPr>
                <w:color w:val="auto"/>
                <w:highlight w:val="yellow"/>
              </w:rPr>
            </w:rPrChange>
          </w:rPr>
          <w:delText xml:space="preserve">начальная </w:delText>
        </w:r>
      </w:del>
      <w:ins w:id="44" w:author="User" w:date="2020-09-24T15:56:00Z">
        <w:r w:rsidR="00D428DE" w:rsidRPr="00532D8B">
          <w:rPr>
            <w:color w:val="auto"/>
            <w:rPrChange w:id="45" w:author="User" w:date="2020-09-24T16:36:00Z">
              <w:rPr>
                <w:color w:val="auto"/>
                <w:highlight w:val="yellow"/>
              </w:rPr>
            </w:rPrChange>
          </w:rPr>
          <w:t>начальную</w:t>
        </w:r>
      </w:ins>
      <w:ins w:id="46" w:author="User" w:date="2020-09-24T15:57:00Z">
        <w:r w:rsidR="00D428DE" w:rsidRPr="00532D8B">
          <w:rPr>
            <w:color w:val="auto"/>
            <w:rPrChange w:id="47" w:author="User" w:date="2020-09-24T16:36:00Z">
              <w:rPr>
                <w:color w:val="auto"/>
                <w:highlight w:val="yellow"/>
              </w:rPr>
            </w:rPrChange>
          </w:rPr>
          <w:t xml:space="preserve"> </w:t>
        </w:r>
      </w:ins>
      <w:del w:id="48" w:author="User" w:date="2020-09-24T15:57:00Z">
        <w:r w:rsidR="00402362" w:rsidRPr="00532D8B" w:rsidDel="00D428DE">
          <w:rPr>
            <w:color w:val="auto"/>
            <w:rPrChange w:id="49" w:author="User" w:date="2020-09-24T16:36:00Z">
              <w:rPr>
                <w:color w:val="auto"/>
                <w:highlight w:val="yellow"/>
              </w:rPr>
            </w:rPrChange>
          </w:rPr>
          <w:delText xml:space="preserve">фаза </w:delText>
        </w:r>
      </w:del>
      <w:ins w:id="50" w:author="User" w:date="2020-09-24T15:57:00Z">
        <w:r w:rsidR="00D428DE" w:rsidRPr="00532D8B">
          <w:rPr>
            <w:color w:val="auto"/>
            <w:rPrChange w:id="51" w:author="User" w:date="2020-09-24T16:36:00Z">
              <w:rPr>
                <w:color w:val="auto"/>
                <w:highlight w:val="yellow"/>
              </w:rPr>
            </w:rPrChange>
          </w:rPr>
          <w:t xml:space="preserve">фазу </w:t>
        </w:r>
      </w:ins>
      <w:r w:rsidR="00402362" w:rsidRPr="00532D8B">
        <w:rPr>
          <w:color w:val="auto"/>
          <w:rPrChange w:id="52" w:author="User" w:date="2020-09-24T16:36:00Z">
            <w:rPr>
              <w:color w:val="auto"/>
              <w:highlight w:val="yellow"/>
            </w:rPr>
          </w:rPrChange>
        </w:rPr>
        <w:t>отраженного импульса</w:t>
      </w:r>
      <w:r w:rsidR="00402362" w:rsidRPr="00532D8B">
        <w:rPr>
          <w:color w:val="auto"/>
        </w:rPr>
        <w:t xml:space="preserve">, </w:t>
      </w:r>
      <w:ins w:id="53" w:author="User" w:date="2020-09-24T15:57:00Z">
        <w:r w:rsidR="00D428DE" w:rsidRPr="00532D8B">
          <w:rPr>
            <w:color w:val="auto"/>
          </w:rPr>
          <w:t xml:space="preserve">обусловленную </w:t>
        </w:r>
      </w:ins>
      <w:del w:id="54" w:author="User" w:date="2020-09-24T15:57:00Z">
        <w:r w:rsidR="00402362" w:rsidRPr="00532D8B" w:rsidDel="00D428DE">
          <w:rPr>
            <w:color w:val="auto"/>
          </w:rPr>
          <w:delText xml:space="preserve">характеризующая </w:delText>
        </w:r>
      </w:del>
      <w:r w:rsidR="00402362" w:rsidRPr="00532D8B">
        <w:rPr>
          <w:color w:val="auto"/>
        </w:rPr>
        <w:t>изменение</w:t>
      </w:r>
      <w:ins w:id="55" w:author="User" w:date="2020-09-24T15:57:00Z">
        <w:r w:rsidR="00D428DE" w:rsidRPr="00532D8B">
          <w:rPr>
            <w:color w:val="auto"/>
          </w:rPr>
          <w:t>м</w:t>
        </w:r>
      </w:ins>
      <w:r w:rsidR="00402362" w:rsidRPr="00532D8B">
        <w:rPr>
          <w:color w:val="auto"/>
        </w:rPr>
        <w:t xml:space="preserve"> радиальной скорости носителя БРЛС и </w:t>
      </w:r>
      <w:r w:rsidR="00A57E25" w:rsidRPr="00532D8B">
        <w:rPr>
          <w:color w:val="auto"/>
        </w:rPr>
        <w:t>постановщиком помех</w:t>
      </w:r>
      <w:r w:rsidR="00402362" w:rsidRPr="00532D8B">
        <w:rPr>
          <w:color w:val="auto"/>
        </w:rPr>
        <w:t xml:space="preserve"> на интервале синтезирования (комплексный отсчет траекторного сигнала).</w:t>
      </w:r>
    </w:p>
    <w:p w14:paraId="7CD4CCB6" w14:textId="0E4285B7" w:rsidR="00A57E25" w:rsidRDefault="00532D8B" w:rsidP="00A57E25">
      <w:pPr>
        <w:pStyle w:val="a4"/>
        <w:spacing w:line="240" w:lineRule="auto"/>
        <w:ind w:firstLine="0"/>
        <w:rPr>
          <w:color w:val="auto"/>
        </w:rPr>
      </w:pPr>
      <w:r w:rsidRPr="008867DD">
        <w:rPr>
          <w:position w:val="-16"/>
        </w:rPr>
        <w:object w:dxaOrig="920" w:dyaOrig="440" w14:anchorId="11E6721B">
          <v:shape id="_x0000_i1093" type="#_x0000_t75" style="width:45.85pt;height:22.4pt" o:ole="">
            <v:imagedata r:id="rId170" o:title=""/>
          </v:shape>
          <o:OLEObject Type="Embed" ProgID="Equation.DSMT4" ShapeID="_x0000_i1093" DrawAspect="Content" ObjectID="_1664468380" r:id="rId171"/>
        </w:object>
      </w:r>
      <w:r w:rsidR="00A57E25">
        <w:t xml:space="preserve"> </w:t>
      </w:r>
      <w:r w:rsidR="00A57E25" w:rsidRPr="00864D8C">
        <w:rPr>
          <w:color w:val="auto"/>
        </w:rPr>
        <w:noBreakHyphen/>
        <w:t xml:space="preserve"> </w:t>
      </w:r>
      <w:r w:rsidR="00A57E25">
        <w:rPr>
          <w:color w:val="auto"/>
        </w:rPr>
        <w:t xml:space="preserve">закон модуляции ретранслируемого сигнала для формирования помехового сигнала </w:t>
      </w:r>
      <w:r w:rsidR="001275A5">
        <w:rPr>
          <w:color w:val="auto"/>
        </w:rPr>
        <w:t>для канала</w:t>
      </w:r>
      <w:r w:rsidR="00A57E25">
        <w:rPr>
          <w:color w:val="auto"/>
        </w:rPr>
        <w:t xml:space="preserve"> дальности в приемнике БРЛС;</w:t>
      </w:r>
    </w:p>
    <w:p w14:paraId="4F86487F" w14:textId="2DF101E2" w:rsidR="00A57E25" w:rsidRPr="00801309" w:rsidRDefault="00532D8B" w:rsidP="00ED688D">
      <w:pPr>
        <w:pStyle w:val="a4"/>
        <w:spacing w:line="240" w:lineRule="auto"/>
        <w:ind w:firstLine="0"/>
        <w:rPr>
          <w:color w:val="auto"/>
        </w:rPr>
      </w:pPr>
      <w:r w:rsidRPr="008867DD">
        <w:rPr>
          <w:position w:val="-18"/>
        </w:rPr>
        <w:object w:dxaOrig="840" w:dyaOrig="499" w14:anchorId="4C298844">
          <v:shape id="_x0000_i1094" type="#_x0000_t75" style="width:42.65pt;height:25.05pt" o:ole="">
            <v:imagedata r:id="rId172" o:title=""/>
          </v:shape>
          <o:OLEObject Type="Embed" ProgID="Equation.DSMT4" ShapeID="_x0000_i1094" DrawAspect="Content" ObjectID="_1664468381" r:id="rId173"/>
        </w:object>
      </w:r>
      <w:r w:rsidR="00A57E25">
        <w:t xml:space="preserve"> </w:t>
      </w:r>
      <w:r w:rsidR="00A57E25" w:rsidRPr="00864D8C">
        <w:rPr>
          <w:color w:val="auto"/>
        </w:rPr>
        <w:noBreakHyphen/>
        <w:t xml:space="preserve"> </w:t>
      </w:r>
      <w:r w:rsidR="00A57E25">
        <w:rPr>
          <w:color w:val="auto"/>
        </w:rPr>
        <w:t xml:space="preserve">закон модуляции ретранслируемого сигнала для формирования помехового сигнала </w:t>
      </w:r>
      <w:r w:rsidR="001275A5">
        <w:rPr>
          <w:color w:val="auto"/>
        </w:rPr>
        <w:t>для канала</w:t>
      </w:r>
      <w:r w:rsidR="00A57E25">
        <w:rPr>
          <w:color w:val="auto"/>
        </w:rPr>
        <w:t xml:space="preserve"> азимут в приемнике БРЛС</w:t>
      </w:r>
      <w:r w:rsidR="00DB5555">
        <w:rPr>
          <w:color w:val="auto"/>
        </w:rPr>
        <w:t>.</w:t>
      </w:r>
    </w:p>
    <w:p w14:paraId="1C32EC95" w14:textId="357C1685" w:rsidR="00402362" w:rsidRPr="00113B68" w:rsidRDefault="00402362" w:rsidP="00ED688D">
      <w:pPr>
        <w:spacing w:line="240" w:lineRule="auto"/>
      </w:pPr>
      <w:r>
        <w:t>Кинематика движения БРЛС относительно участка картографирования представлена на рисунке 1.</w:t>
      </w:r>
      <w:r w:rsidR="00DB5555">
        <w:t>5</w:t>
      </w:r>
      <w:r>
        <w:t>.</w:t>
      </w:r>
    </w:p>
    <w:p w14:paraId="68AAC28E" w14:textId="4B9C2C32" w:rsidR="00402362" w:rsidRDefault="00260F0C" w:rsidP="00ED688D">
      <w:pPr>
        <w:spacing w:line="240" w:lineRule="auto"/>
        <w:ind w:firstLine="0"/>
        <w:jc w:val="center"/>
      </w:pPr>
      <w:r>
        <w:object w:dxaOrig="6364" w:dyaOrig="5031" w14:anchorId="274C8A3B">
          <v:shape id="_x0000_i1095" type="#_x0000_t75" style="width:5in;height:283.75pt" o:ole="">
            <v:imagedata r:id="rId174" o:title=""/>
          </v:shape>
          <o:OLEObject Type="Embed" ProgID="Visio.Drawing.11" ShapeID="_x0000_i1095" DrawAspect="Content" ObjectID="_1664468382" r:id="rId175"/>
        </w:object>
      </w:r>
    </w:p>
    <w:p w14:paraId="79F6A4CA" w14:textId="3A398194" w:rsidR="00402362" w:rsidRPr="00B8559A" w:rsidRDefault="00402362" w:rsidP="00ED688D">
      <w:pPr>
        <w:spacing w:after="240" w:line="240" w:lineRule="auto"/>
        <w:ind w:firstLine="0"/>
        <w:jc w:val="center"/>
      </w:pPr>
      <w:r>
        <w:t>Рисунок 1.</w:t>
      </w:r>
      <w:r w:rsidR="006D67F8">
        <w:t>5</w:t>
      </w:r>
      <w:r>
        <w:t xml:space="preserve"> – Кинематическая схема картографирования земной поверхности при переднебоковом обзоре</w:t>
      </w:r>
      <w:r w:rsidR="00BC6F7D" w:rsidRPr="00BC6F7D">
        <w:t xml:space="preserve"> </w:t>
      </w:r>
      <w:r w:rsidR="00BC6F7D">
        <w:t xml:space="preserve">в условиях </w:t>
      </w:r>
      <w:r w:rsidR="00E14FF0">
        <w:t>формирования дезинформирующих помех</w:t>
      </w:r>
      <w:r w:rsidR="00B8559A" w:rsidRPr="00B8559A">
        <w:t xml:space="preserve"> (</w:t>
      </w:r>
      <w:r w:rsidR="00B8559A">
        <w:t>постановщик помех выделен красным</w:t>
      </w:r>
      <w:r w:rsidR="00B8559A" w:rsidRPr="00B8559A">
        <w:t>)</w:t>
      </w:r>
    </w:p>
    <w:p w14:paraId="061CC61C" w14:textId="77777777" w:rsidR="00402362" w:rsidRDefault="00402362" w:rsidP="00ED688D">
      <w:pPr>
        <w:spacing w:line="240" w:lineRule="auto"/>
        <w:ind w:firstLine="708"/>
      </w:pPr>
      <w:r>
        <w:t xml:space="preserve">Наклонная дальность центра участка картографирования и середина интервала синтезирования рассчитываются во время </w:t>
      </w:r>
      <w:r w:rsidRPr="00EC1EF2">
        <w:rPr>
          <w:position w:val="-16"/>
        </w:rPr>
        <w:object w:dxaOrig="240" w:dyaOrig="420" w14:anchorId="48A23412">
          <v:shape id="_x0000_i1096" type="#_x0000_t75" style="width:11.75pt;height:21.85pt" o:ole="">
            <v:imagedata r:id="rId176" o:title=""/>
          </v:shape>
          <o:OLEObject Type="Embed" ProgID="Equation.DSMT4" ShapeID="_x0000_i1096" DrawAspect="Content" ObjectID="_1664468383" r:id="rId177"/>
        </w:object>
      </w:r>
      <w:r>
        <w:t xml:space="preserve"> = 0, когда ФЦА находится в начале системы координат (</w:t>
      </w:r>
      <w:r w:rsidRPr="004A3871">
        <w:rPr>
          <w:position w:val="-16"/>
        </w:rPr>
        <w:object w:dxaOrig="480" w:dyaOrig="420" w14:anchorId="11B47EB1">
          <v:shape id="_x0000_i1097" type="#_x0000_t75" style="width:24.55pt;height:21.85pt" o:ole="">
            <v:imagedata r:id="rId178" o:title=""/>
          </v:shape>
          <o:OLEObject Type="Embed" ProgID="Equation.DSMT4" ShapeID="_x0000_i1097" DrawAspect="Content" ObjectID="_1664468384" r:id="rId179"/>
        </w:object>
      </w:r>
      <w:r>
        <w:t xml:space="preserve"> = 0, </w:t>
      </w:r>
      <w:r w:rsidRPr="004A3871">
        <w:rPr>
          <w:position w:val="-16"/>
        </w:rPr>
        <w:object w:dxaOrig="499" w:dyaOrig="420" w14:anchorId="546D1235">
          <v:shape id="_x0000_i1098" type="#_x0000_t75" style="width:25.05pt;height:21.85pt" o:ole="">
            <v:imagedata r:id="rId180" o:title=""/>
          </v:shape>
          <o:OLEObject Type="Embed" ProgID="Equation.DSMT4" ShapeID="_x0000_i1098" DrawAspect="Content" ObjectID="_1664468385" r:id="rId181"/>
        </w:object>
      </w:r>
      <w:r>
        <w:t xml:space="preserve"> = 0) на высоте </w:t>
      </w:r>
      <w:r w:rsidRPr="004A3871">
        <w:rPr>
          <w:position w:val="-16"/>
        </w:rPr>
        <w:object w:dxaOrig="480" w:dyaOrig="420" w14:anchorId="77606726">
          <v:shape id="_x0000_i1099" type="#_x0000_t75" style="width:24.55pt;height:21.85pt" o:ole="">
            <v:imagedata r:id="rId182" o:title=""/>
          </v:shape>
          <o:OLEObject Type="Embed" ProgID="Equation.DSMT4" ShapeID="_x0000_i1099" DrawAspect="Content" ObjectID="_1664468386" r:id="rId183"/>
        </w:object>
      </w:r>
      <w:r>
        <w:t>. Траектория движения БРЛС – прямолинейная с постоянной скоростью.</w:t>
      </w:r>
    </w:p>
    <w:p w14:paraId="76BEA51B" w14:textId="4629220A" w:rsidR="00E14FF0" w:rsidRDefault="00BC6F7D" w:rsidP="00ED688D">
      <w:pPr>
        <w:spacing w:line="240" w:lineRule="auto"/>
        <w:ind w:firstLine="708"/>
        <w:rPr>
          <w:color w:val="auto"/>
          <w:szCs w:val="28"/>
          <w:lang w:eastAsia="en-US"/>
        </w:rPr>
      </w:pPr>
      <w:r>
        <w:t xml:space="preserve">Постановщик помех задается пространственным элементом разрешения с координатами </w:t>
      </w:r>
      <w:r w:rsidRPr="00BC6F7D">
        <w:rPr>
          <w:color w:val="auto"/>
          <w:position w:val="-16"/>
          <w:szCs w:val="28"/>
          <w:lang w:val="en-US" w:eastAsia="en-US"/>
        </w:rPr>
        <w:object w:dxaOrig="320" w:dyaOrig="420" w14:anchorId="0691A8EB">
          <v:shape id="_x0000_i1100" type="#_x0000_t75" style="width:16.55pt;height:19.2pt" o:ole="">
            <v:imagedata r:id="rId184" o:title=""/>
          </v:shape>
          <o:OLEObject Type="Embed" ProgID="Equation.DSMT4" ShapeID="_x0000_i1100" DrawAspect="Content" ObjectID="_1664468387" r:id="rId185"/>
        </w:object>
      </w:r>
      <w:r w:rsidRPr="00BC6F7D">
        <w:rPr>
          <w:color w:val="auto"/>
          <w:szCs w:val="28"/>
          <w:lang w:eastAsia="en-US"/>
        </w:rPr>
        <w:t xml:space="preserve">, </w:t>
      </w:r>
      <w:r w:rsidRPr="00BC6F7D">
        <w:rPr>
          <w:color w:val="auto"/>
          <w:position w:val="-16"/>
          <w:szCs w:val="28"/>
          <w:lang w:val="en-US" w:eastAsia="en-US"/>
        </w:rPr>
        <w:object w:dxaOrig="320" w:dyaOrig="420" w14:anchorId="6C15372E">
          <v:shape id="_x0000_i1101" type="#_x0000_t75" style="width:16.55pt;height:19.2pt" o:ole="">
            <v:imagedata r:id="rId184" o:title=""/>
          </v:shape>
          <o:OLEObject Type="Embed" ProgID="Equation.DSMT4" ShapeID="_x0000_i1101" DrawAspect="Content" ObjectID="_1664468388" r:id="rId186"/>
        </w:object>
      </w:r>
      <w:r w:rsidRPr="00BC6F7D">
        <w:rPr>
          <w:color w:val="auto"/>
          <w:szCs w:val="28"/>
          <w:lang w:eastAsia="en-US"/>
        </w:rPr>
        <w:t xml:space="preserve">, </w:t>
      </w:r>
      <w:r w:rsidRPr="00BC6F7D">
        <w:rPr>
          <w:color w:val="auto"/>
          <w:position w:val="-16"/>
          <w:szCs w:val="28"/>
          <w:lang w:val="en-US" w:eastAsia="en-US"/>
        </w:rPr>
        <w:object w:dxaOrig="320" w:dyaOrig="420" w14:anchorId="74C18F70">
          <v:shape id="_x0000_i1102" type="#_x0000_t75" style="width:16.55pt;height:19.2pt" o:ole="">
            <v:imagedata r:id="rId184" o:title=""/>
          </v:shape>
          <o:OLEObject Type="Embed" ProgID="Equation.DSMT4" ShapeID="_x0000_i1102" DrawAspect="Content" ObjectID="_1664468389" r:id="rId187"/>
        </w:object>
      </w:r>
      <w:r w:rsidR="00E14FF0">
        <w:rPr>
          <w:color w:val="auto"/>
          <w:szCs w:val="28"/>
          <w:lang w:eastAsia="en-US"/>
        </w:rPr>
        <w:t>, а также э</w:t>
      </w:r>
      <w:r w:rsidR="00296F7D">
        <w:rPr>
          <w:color w:val="auto"/>
          <w:szCs w:val="28"/>
          <w:lang w:eastAsia="en-US"/>
        </w:rPr>
        <w:t>нергетическими характеристиками</w:t>
      </w:r>
      <w:r w:rsidR="00296F7D" w:rsidRPr="00296F7D">
        <w:rPr>
          <w:color w:val="auto"/>
          <w:szCs w:val="28"/>
          <w:lang w:eastAsia="en-US"/>
        </w:rPr>
        <w:t xml:space="preserve">: </w:t>
      </w:r>
      <w:r w:rsidR="00296F7D">
        <w:rPr>
          <w:color w:val="auto"/>
          <w:szCs w:val="28"/>
          <w:lang w:eastAsia="en-US"/>
        </w:rPr>
        <w:t xml:space="preserve">коэффициентом усиления </w:t>
      </w:r>
      <w:r w:rsidR="00464D9C">
        <w:rPr>
          <w:color w:val="auto"/>
          <w:szCs w:val="28"/>
          <w:lang w:eastAsia="en-US"/>
        </w:rPr>
        <w:t xml:space="preserve">тракта </w:t>
      </w:r>
      <w:r w:rsidR="00296F7D">
        <w:rPr>
          <w:color w:val="auto"/>
          <w:szCs w:val="28"/>
          <w:lang w:eastAsia="en-US"/>
        </w:rPr>
        <w:t xml:space="preserve">ретрансляции </w:t>
      </w:r>
      <w:r w:rsidR="00296F7D" w:rsidRPr="00296F7D">
        <w:rPr>
          <w:color w:val="auto"/>
          <w:position w:val="-12"/>
          <w:szCs w:val="28"/>
          <w:lang w:val="en-US" w:eastAsia="en-US"/>
        </w:rPr>
        <w:object w:dxaOrig="380" w:dyaOrig="380" w14:anchorId="14C17585">
          <v:shape id="_x0000_i1103" type="#_x0000_t75" style="width:19.2pt;height:17.6pt" o:ole="">
            <v:imagedata r:id="rId34" o:title=""/>
          </v:shape>
          <o:OLEObject Type="Embed" ProgID="Equation.DSMT4" ShapeID="_x0000_i1103" DrawAspect="Content" ObjectID="_1664468390" r:id="rId188"/>
        </w:object>
      </w:r>
      <w:r w:rsidR="00296F7D">
        <w:rPr>
          <w:color w:val="auto"/>
          <w:szCs w:val="28"/>
          <w:lang w:eastAsia="en-US"/>
        </w:rPr>
        <w:t xml:space="preserve">, мощностью </w:t>
      </w:r>
      <w:r w:rsidR="00464D9C">
        <w:rPr>
          <w:color w:val="auto"/>
          <w:szCs w:val="28"/>
          <w:lang w:eastAsia="en-US"/>
        </w:rPr>
        <w:t>передатчика</w:t>
      </w:r>
      <w:r w:rsidR="00296F7D">
        <w:rPr>
          <w:color w:val="auto"/>
          <w:szCs w:val="28"/>
          <w:lang w:eastAsia="en-US"/>
        </w:rPr>
        <w:t xml:space="preserve"> </w:t>
      </w:r>
      <w:r w:rsidR="00296F7D" w:rsidRPr="00296F7D">
        <w:rPr>
          <w:color w:val="auto"/>
          <w:position w:val="-12"/>
          <w:szCs w:val="28"/>
          <w:lang w:val="en-US" w:eastAsia="en-US"/>
        </w:rPr>
        <w:object w:dxaOrig="320" w:dyaOrig="380" w14:anchorId="573341E7">
          <v:shape id="_x0000_i1104" type="#_x0000_t75" style="width:16.55pt;height:17.6pt" o:ole="">
            <v:imagedata r:id="rId189" o:title=""/>
          </v:shape>
          <o:OLEObject Type="Embed" ProgID="Equation.DSMT4" ShapeID="_x0000_i1104" DrawAspect="Content" ObjectID="_1664468391" r:id="rId190"/>
        </w:object>
      </w:r>
      <w:r w:rsidR="00464D9C">
        <w:rPr>
          <w:color w:val="auto"/>
          <w:szCs w:val="28"/>
          <w:lang w:eastAsia="en-US"/>
        </w:rPr>
        <w:t xml:space="preserve"> постановщика помех</w:t>
      </w:r>
      <w:r w:rsidR="00296F7D" w:rsidRPr="00296F7D">
        <w:rPr>
          <w:color w:val="auto"/>
          <w:szCs w:val="28"/>
          <w:lang w:eastAsia="en-US"/>
        </w:rPr>
        <w:t xml:space="preserve">, </w:t>
      </w:r>
      <w:r w:rsidR="00296F7D">
        <w:rPr>
          <w:color w:val="auto"/>
          <w:szCs w:val="28"/>
          <w:lang w:eastAsia="en-US"/>
        </w:rPr>
        <w:t>ш</w:t>
      </w:r>
      <w:r w:rsidR="000C0675">
        <w:rPr>
          <w:color w:val="auto"/>
          <w:szCs w:val="28"/>
          <w:lang w:eastAsia="en-US"/>
        </w:rPr>
        <w:t>ириной ДНА на передачу и прием.</w:t>
      </w:r>
    </w:p>
    <w:p w14:paraId="5068E7A0" w14:textId="1B41F671" w:rsidR="000C0675" w:rsidRDefault="000615FA" w:rsidP="00ED688D">
      <w:pPr>
        <w:spacing w:line="240" w:lineRule="auto"/>
        <w:ind w:firstLine="708"/>
        <w:rPr>
          <w:color w:val="auto"/>
          <w:szCs w:val="28"/>
          <w:lang w:eastAsia="en-US"/>
        </w:rPr>
      </w:pPr>
      <w:r>
        <w:rPr>
          <w:color w:val="auto"/>
          <w:szCs w:val="28"/>
          <w:lang w:eastAsia="en-US"/>
        </w:rPr>
        <w:t>Дезинформирующие помехи формируются за счет внутриимпульсной (для канала дальности) и межпериодной (для канала азимут) манипуляции фазы по двум основным законам:</w:t>
      </w:r>
    </w:p>
    <w:p w14:paraId="4C980492" w14:textId="78F1F74A" w:rsidR="000615FA" w:rsidRDefault="000615FA" w:rsidP="00ED688D">
      <w:pPr>
        <w:spacing w:line="240" w:lineRule="auto"/>
        <w:ind w:firstLine="708"/>
        <w:rPr>
          <w:color w:val="auto"/>
          <w:szCs w:val="28"/>
          <w:lang w:eastAsia="en-US"/>
        </w:rPr>
      </w:pPr>
      <w:r>
        <w:rPr>
          <w:color w:val="auto"/>
          <w:szCs w:val="28"/>
          <w:lang w:eastAsia="en-US"/>
        </w:rPr>
        <w:noBreakHyphen/>
        <w:t xml:space="preserve"> периодическому закону, когда фаза </w:t>
      </w:r>
      <w:r w:rsidRPr="000615FA">
        <w:rPr>
          <w:i/>
          <w:color w:val="auto"/>
          <w:szCs w:val="28"/>
          <w:lang w:eastAsia="en-US"/>
        </w:rPr>
        <w:t>периодически</w:t>
      </w:r>
      <w:r>
        <w:rPr>
          <w:color w:val="auto"/>
          <w:szCs w:val="28"/>
          <w:lang w:eastAsia="en-US"/>
        </w:rPr>
        <w:t xml:space="preserve"> меняется на значения 0 и π с периодом, определяемым длительностью элементарной посылки;</w:t>
      </w:r>
    </w:p>
    <w:p w14:paraId="5696A822" w14:textId="4F7FCF3A" w:rsidR="000615FA" w:rsidRDefault="000615FA" w:rsidP="00ED688D">
      <w:pPr>
        <w:spacing w:line="240" w:lineRule="auto"/>
        <w:ind w:firstLine="708"/>
        <w:rPr>
          <w:color w:val="auto"/>
          <w:szCs w:val="28"/>
          <w:lang w:eastAsia="en-US"/>
        </w:rPr>
      </w:pPr>
      <w:r>
        <w:rPr>
          <w:color w:val="auto"/>
          <w:szCs w:val="28"/>
          <w:lang w:eastAsia="en-US"/>
        </w:rPr>
        <w:noBreakHyphen/>
        <w:t> псевдослучайному закону, когда фаза меняется на значения 0 и π с периодом,</w:t>
      </w:r>
      <w:r w:rsidRPr="000615FA">
        <w:rPr>
          <w:color w:val="auto"/>
          <w:szCs w:val="28"/>
          <w:lang w:eastAsia="en-US"/>
        </w:rPr>
        <w:t xml:space="preserve"> </w:t>
      </w:r>
      <w:r>
        <w:rPr>
          <w:color w:val="auto"/>
          <w:szCs w:val="28"/>
          <w:lang w:eastAsia="en-US"/>
        </w:rPr>
        <w:t>определяемым длительностью элементарной посылки, по закону М-последовательности.</w:t>
      </w:r>
    </w:p>
    <w:p w14:paraId="6FE56C7C" w14:textId="768E1A19" w:rsidR="000615FA" w:rsidRDefault="000615FA" w:rsidP="00ED688D">
      <w:pPr>
        <w:spacing w:line="240" w:lineRule="auto"/>
        <w:ind w:firstLine="708"/>
        <w:rPr>
          <w:color w:val="auto"/>
          <w:szCs w:val="28"/>
          <w:lang w:eastAsia="en-US"/>
        </w:rPr>
      </w:pPr>
      <w:r>
        <w:rPr>
          <w:color w:val="auto"/>
          <w:szCs w:val="28"/>
          <w:lang w:eastAsia="en-US"/>
        </w:rPr>
        <w:t xml:space="preserve">Фазовая манипуляция ретранслируемого сигнала, должна быть </w:t>
      </w:r>
      <w:r w:rsidRPr="002F3A41">
        <w:rPr>
          <w:i/>
          <w:color w:val="auto"/>
          <w:szCs w:val="28"/>
          <w:lang w:eastAsia="en-US"/>
        </w:rPr>
        <w:t>синхронизирована</w:t>
      </w:r>
      <w:r>
        <w:rPr>
          <w:color w:val="auto"/>
          <w:szCs w:val="28"/>
          <w:lang w:eastAsia="en-US"/>
        </w:rPr>
        <w:t xml:space="preserve"> с фронтом ретранслируемого сигнала.</w:t>
      </w:r>
      <w:r w:rsidR="002F3A41">
        <w:rPr>
          <w:color w:val="auto"/>
          <w:szCs w:val="28"/>
          <w:lang w:eastAsia="en-US"/>
        </w:rPr>
        <w:t xml:space="preserve"> Отсутствие синхронизации приведет к накоплению некогерентного помехового сигнала в </w:t>
      </w:r>
      <w:r w:rsidR="002F3A41">
        <w:rPr>
          <w:color w:val="auto"/>
          <w:szCs w:val="28"/>
          <w:lang w:eastAsia="en-US"/>
        </w:rPr>
        <w:lastRenderedPageBreak/>
        <w:t>приемнике БРЛС, что в свою очередь значительно уменьшит энергетику помехи на выходе устройства когерентного накопления.</w:t>
      </w:r>
    </w:p>
    <w:p w14:paraId="09EDECBB" w14:textId="4FBDF712" w:rsidR="000615FA" w:rsidRDefault="000615FA" w:rsidP="00ED688D">
      <w:pPr>
        <w:spacing w:line="240" w:lineRule="auto"/>
        <w:ind w:firstLine="708"/>
        <w:rPr>
          <w:color w:val="auto"/>
          <w:szCs w:val="28"/>
          <w:lang w:eastAsia="en-US"/>
        </w:rPr>
      </w:pPr>
      <w:r>
        <w:rPr>
          <w:color w:val="auto"/>
          <w:szCs w:val="28"/>
          <w:lang w:eastAsia="en-US"/>
        </w:rPr>
        <w:t xml:space="preserve">На рисунке __ изображены </w:t>
      </w:r>
      <w:r w:rsidR="002F3A41">
        <w:rPr>
          <w:color w:val="auto"/>
          <w:szCs w:val="28"/>
          <w:lang w:eastAsia="en-US"/>
        </w:rPr>
        <w:t xml:space="preserve">квадратура </w:t>
      </w:r>
      <w:r w:rsidR="001A3D53">
        <w:rPr>
          <w:color w:val="auto"/>
          <w:szCs w:val="28"/>
          <w:lang w:eastAsia="en-US"/>
        </w:rPr>
        <w:t>ретранслируем</w:t>
      </w:r>
      <w:r w:rsidR="002F3A41">
        <w:rPr>
          <w:color w:val="auto"/>
          <w:szCs w:val="28"/>
          <w:lang w:eastAsia="en-US"/>
        </w:rPr>
        <w:t>ого</w:t>
      </w:r>
      <w:r w:rsidR="001A3D53">
        <w:rPr>
          <w:color w:val="auto"/>
          <w:szCs w:val="28"/>
          <w:lang w:eastAsia="en-US"/>
        </w:rPr>
        <w:t xml:space="preserve"> импульс</w:t>
      </w:r>
      <w:r w:rsidR="002F3A41">
        <w:rPr>
          <w:color w:val="auto"/>
          <w:szCs w:val="28"/>
          <w:lang w:eastAsia="en-US"/>
        </w:rPr>
        <w:t>а</w:t>
      </w:r>
      <w:r w:rsidR="001A3D53">
        <w:rPr>
          <w:color w:val="auto"/>
          <w:szCs w:val="28"/>
          <w:lang w:eastAsia="en-US"/>
        </w:rPr>
        <w:t xml:space="preserve"> с внутрипериодной фазовой манипуляцией и закон манипуляции фазы.</w:t>
      </w:r>
    </w:p>
    <w:p w14:paraId="4D35E7AB" w14:textId="405982EA" w:rsidR="001A3D53" w:rsidRPr="001A3D53" w:rsidRDefault="00260F0C" w:rsidP="001A3D53">
      <w:pPr>
        <w:spacing w:line="240" w:lineRule="auto"/>
        <w:ind w:firstLine="0"/>
        <w:rPr>
          <w:color w:val="auto"/>
          <w:szCs w:val="28"/>
          <w:lang w:eastAsia="en-US"/>
        </w:rPr>
      </w:pPr>
      <w:r>
        <w:rPr>
          <w:noProof/>
          <w:color w:val="auto"/>
          <w:szCs w:val="28"/>
          <w:lang w:bidi="ar-SA"/>
        </w:rPr>
        <w:drawing>
          <wp:inline distT="0" distB="0" distL="0" distR="0" wp14:anchorId="45000F91" wp14:editId="71FB5206">
            <wp:extent cx="5888052" cy="339135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ase0PI_Range.emf"/>
                    <pic:cNvPicPr/>
                  </pic:nvPicPr>
                  <pic:blipFill rotWithShape="1">
                    <a:blip r:embed="rId1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49" t="4407" r="7897" b="5785"/>
                    <a:stretch/>
                  </pic:blipFill>
                  <pic:spPr bwMode="auto">
                    <a:xfrm>
                      <a:off x="0" y="0"/>
                      <a:ext cx="5890180" cy="33925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8AB273" w14:textId="661622DC" w:rsidR="000C0675" w:rsidRDefault="002F3A41" w:rsidP="006039F4">
      <w:pPr>
        <w:spacing w:after="240" w:line="240" w:lineRule="auto"/>
        <w:ind w:firstLine="0"/>
        <w:jc w:val="center"/>
      </w:pPr>
      <w:r>
        <w:t xml:space="preserve">Рисунок __ </w:t>
      </w:r>
      <w:r>
        <w:noBreakHyphen/>
        <w:t xml:space="preserve"> Фазоманипулированный импульс и закон модуляции фазы</w:t>
      </w:r>
    </w:p>
    <w:p w14:paraId="23DDD438" w14:textId="514A13E8" w:rsidR="002F3A41" w:rsidRDefault="002F3A41" w:rsidP="006039F4">
      <w:pPr>
        <w:spacing w:line="240" w:lineRule="auto"/>
        <w:ind w:firstLine="708"/>
      </w:pPr>
      <w:r>
        <w:t>Длительность импульса при моделировании составляет 6 мкс, период коммутации фазы – 0</w:t>
      </w:r>
      <w:r w:rsidRPr="002F3A41">
        <w:t xml:space="preserve">.06 </w:t>
      </w:r>
      <w:r>
        <w:t>мкс. Отсчет периода коммутации фазы начинается с приходом фронта ретранслируемого сигнала</w:t>
      </w:r>
      <w:r w:rsidR="006039F4">
        <w:t>.</w:t>
      </w:r>
    </w:p>
    <w:p w14:paraId="21EA83EC" w14:textId="28A1D877" w:rsidR="006039F4" w:rsidRDefault="006039F4" w:rsidP="006039F4">
      <w:pPr>
        <w:spacing w:line="240" w:lineRule="auto"/>
        <w:ind w:firstLine="708"/>
      </w:pPr>
      <w:r>
        <w:t>Результат воздействия фазоманипулированного сигнала в виде отклика согласованного фильтра в канале дальности, приведен на рисунке __.</w:t>
      </w:r>
    </w:p>
    <w:p w14:paraId="7C8F8302" w14:textId="52084812" w:rsidR="006039F4" w:rsidRPr="006039F4" w:rsidRDefault="00260F0C" w:rsidP="002F3A41">
      <w:pPr>
        <w:spacing w:line="240" w:lineRule="auto"/>
        <w:ind w:firstLine="0"/>
      </w:pPr>
      <w:r>
        <w:rPr>
          <w:noProof/>
          <w:lang w:bidi="ar-SA"/>
        </w:rPr>
        <w:drawing>
          <wp:inline distT="0" distB="0" distL="0" distR="0" wp14:anchorId="22C1B9B3" wp14:editId="66A56BDA">
            <wp:extent cx="5863772" cy="3389718"/>
            <wp:effectExtent l="0" t="0" r="381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F_range.emf"/>
                    <pic:cNvPicPr/>
                  </pic:nvPicPr>
                  <pic:blipFill rotWithShape="1">
                    <a:blip r:embed="rId1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00" t="3974" r="8181" b="6040"/>
                    <a:stretch/>
                  </pic:blipFill>
                  <pic:spPr bwMode="auto">
                    <a:xfrm>
                      <a:off x="0" y="0"/>
                      <a:ext cx="5860639" cy="33879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444D67" w14:textId="1023E548" w:rsidR="002F3A41" w:rsidRDefault="00260F0C" w:rsidP="002F3A41">
      <w:pPr>
        <w:spacing w:line="240" w:lineRule="auto"/>
        <w:ind w:firstLine="0"/>
      </w:pPr>
      <w:r>
        <w:t xml:space="preserve">Рисунок __ </w:t>
      </w:r>
      <w:r>
        <w:noBreakHyphen/>
        <w:t xml:space="preserve"> Выход устройства согласованной обработки канала дальности</w:t>
      </w:r>
    </w:p>
    <w:p w14:paraId="37F6BFAB" w14:textId="5C11A4F0" w:rsidR="00260F0C" w:rsidRPr="00B767B1" w:rsidRDefault="00260F0C" w:rsidP="00B767B1">
      <w:pPr>
        <w:spacing w:line="240" w:lineRule="auto"/>
        <w:ind w:firstLine="708"/>
      </w:pPr>
      <w:r>
        <w:lastRenderedPageBreak/>
        <w:t xml:space="preserve">Дезинформирующая помеха с периодической </w:t>
      </w:r>
      <w:r w:rsidR="00B767B1">
        <w:t>манипуляцией фазы по закону 0</w:t>
      </w:r>
      <w:r w:rsidR="00B767B1" w:rsidRPr="00B767B1">
        <w:t>/</w:t>
      </w:r>
      <w:r w:rsidR="00B767B1">
        <w:t>π позволяет сформировать на выходе устройства согласованной обработки многочисленные отметки, расположенные на равных интервалах друг от друга. Длительность интервала между метками определяется периодом коммутации фазы в ретранслируемом сигнале.</w:t>
      </w:r>
    </w:p>
    <w:p w14:paraId="7B234175" w14:textId="4099EE4D" w:rsidR="00C42F9E" w:rsidRDefault="00257416" w:rsidP="00082C41">
      <w:pPr>
        <w:spacing w:line="240" w:lineRule="auto"/>
        <w:ind w:firstLine="708"/>
        <w:rPr>
          <w:color w:val="auto"/>
          <w:szCs w:val="28"/>
          <w:lang w:eastAsia="en-US"/>
        </w:rPr>
      </w:pPr>
      <w:r>
        <w:rPr>
          <w:color w:val="auto"/>
          <w:szCs w:val="28"/>
          <w:lang w:eastAsia="en-US"/>
        </w:rPr>
        <w:t>Сигнал с фазовой псевдослучайной манипуляцией и закон модуляции приведены на рисунке __.</w:t>
      </w:r>
    </w:p>
    <w:p w14:paraId="597A36EC" w14:textId="2517DFA1" w:rsidR="00257416" w:rsidRDefault="00257416" w:rsidP="000C1B4E">
      <w:pPr>
        <w:spacing w:line="240" w:lineRule="auto"/>
        <w:ind w:firstLine="0"/>
        <w:jc w:val="center"/>
        <w:rPr>
          <w:color w:val="auto"/>
          <w:szCs w:val="28"/>
          <w:lang w:eastAsia="en-US"/>
        </w:rPr>
      </w:pPr>
      <w:r>
        <w:rPr>
          <w:noProof/>
          <w:color w:val="auto"/>
          <w:szCs w:val="28"/>
          <w:lang w:bidi="ar-SA"/>
        </w:rPr>
        <w:drawing>
          <wp:inline distT="0" distB="0" distL="0" distR="0" wp14:anchorId="1FEAE9EC" wp14:editId="6D27F63B">
            <wp:extent cx="5842000" cy="3382210"/>
            <wp:effectExtent l="0" t="0" r="635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aseMPI_Range.emf"/>
                    <pic:cNvPicPr/>
                  </pic:nvPicPr>
                  <pic:blipFill rotWithShape="1">
                    <a:blip r:embed="rId1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45" t="4441" r="8059" b="5572"/>
                    <a:stretch/>
                  </pic:blipFill>
                  <pic:spPr bwMode="auto">
                    <a:xfrm>
                      <a:off x="0" y="0"/>
                      <a:ext cx="5838879" cy="33804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E8FA72" w14:textId="356152BD" w:rsidR="00257416" w:rsidRDefault="00257416" w:rsidP="00257416">
      <w:pPr>
        <w:spacing w:after="240" w:line="240" w:lineRule="auto"/>
        <w:ind w:firstLine="0"/>
        <w:jc w:val="center"/>
        <w:rPr>
          <w:color w:val="auto"/>
          <w:szCs w:val="28"/>
          <w:lang w:eastAsia="en-US"/>
        </w:rPr>
      </w:pPr>
      <w:r>
        <w:rPr>
          <w:color w:val="auto"/>
          <w:szCs w:val="28"/>
          <w:lang w:eastAsia="en-US"/>
        </w:rPr>
        <w:t xml:space="preserve">Рисунок __ </w:t>
      </w:r>
      <w:r>
        <w:rPr>
          <w:color w:val="auto"/>
          <w:szCs w:val="28"/>
          <w:lang w:eastAsia="en-US"/>
        </w:rPr>
        <w:noBreakHyphen/>
        <w:t xml:space="preserve"> Квадратура фазоманипулированного импульса и закон модуляции</w:t>
      </w:r>
    </w:p>
    <w:p w14:paraId="7A49F86A" w14:textId="0AD3529A" w:rsidR="00257416" w:rsidRDefault="00257416" w:rsidP="00257416">
      <w:pPr>
        <w:spacing w:line="240" w:lineRule="auto"/>
        <w:ind w:firstLine="708"/>
        <w:rPr>
          <w:color w:val="auto"/>
          <w:szCs w:val="28"/>
          <w:lang w:eastAsia="en-US"/>
        </w:rPr>
      </w:pPr>
      <w:r>
        <w:rPr>
          <w:color w:val="auto"/>
          <w:szCs w:val="28"/>
          <w:lang w:eastAsia="en-US"/>
        </w:rPr>
        <w:t>Закон модуляции получен из М-последовательности с основанием 8. Длительность периода коммутации 0.03 мкс.</w:t>
      </w:r>
    </w:p>
    <w:p w14:paraId="6814A068" w14:textId="10CC9D9E" w:rsidR="00257416" w:rsidRDefault="00257416" w:rsidP="00257416">
      <w:pPr>
        <w:spacing w:line="240" w:lineRule="auto"/>
        <w:ind w:firstLine="708"/>
      </w:pPr>
      <w:r>
        <w:rPr>
          <w:color w:val="auto"/>
          <w:szCs w:val="28"/>
          <w:lang w:eastAsia="en-US"/>
        </w:rPr>
        <w:t xml:space="preserve">Результат </w:t>
      </w:r>
      <w:r>
        <w:t>воздействия фазоманипулированного сигнала в виде отклика согласованного фильтра в канале дальности, приведен на рисунке __.</w:t>
      </w:r>
    </w:p>
    <w:p w14:paraId="14C7751E" w14:textId="5AF31959" w:rsidR="00257416" w:rsidRDefault="00257416" w:rsidP="00257416">
      <w:pPr>
        <w:spacing w:line="240" w:lineRule="auto"/>
        <w:ind w:firstLine="0"/>
        <w:rPr>
          <w:color w:val="auto"/>
          <w:szCs w:val="28"/>
          <w:lang w:eastAsia="en-US"/>
        </w:rPr>
      </w:pPr>
      <w:r>
        <w:rPr>
          <w:noProof/>
          <w:color w:val="auto"/>
          <w:szCs w:val="28"/>
          <w:lang w:bidi="ar-SA"/>
        </w:rPr>
        <w:lastRenderedPageBreak/>
        <w:drawing>
          <wp:inline distT="0" distB="0" distL="0" distR="0" wp14:anchorId="3B204B64" wp14:editId="7A5AE657">
            <wp:extent cx="5711372" cy="3336689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F_Mrange.emf"/>
                    <pic:cNvPicPr/>
                  </pic:nvPicPr>
                  <pic:blipFill rotWithShape="1">
                    <a:blip r:embed="rId1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33" t="4208" r="8302" b="5806"/>
                    <a:stretch/>
                  </pic:blipFill>
                  <pic:spPr bwMode="auto">
                    <a:xfrm>
                      <a:off x="0" y="0"/>
                      <a:ext cx="5708322" cy="33349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C9744E" w14:textId="0421DBF4" w:rsidR="000C1B4E" w:rsidRDefault="000C1B4E" w:rsidP="000C1B4E">
      <w:pPr>
        <w:spacing w:line="240" w:lineRule="auto"/>
        <w:ind w:firstLine="0"/>
        <w:jc w:val="center"/>
        <w:rPr>
          <w:color w:val="auto"/>
          <w:szCs w:val="28"/>
          <w:lang w:eastAsia="en-US"/>
        </w:rPr>
      </w:pPr>
      <w:r>
        <w:rPr>
          <w:color w:val="auto"/>
          <w:szCs w:val="28"/>
          <w:lang w:eastAsia="en-US"/>
        </w:rPr>
        <w:t xml:space="preserve">Рисунок __ </w:t>
      </w:r>
      <w:r>
        <w:rPr>
          <w:color w:val="auto"/>
          <w:szCs w:val="28"/>
          <w:lang w:eastAsia="en-US"/>
        </w:rPr>
        <w:noBreakHyphen/>
        <w:t xml:space="preserve"> Выход устройства согласованной обработки при воздействии фазоманипулированной помехи с псевдослучайным законом</w:t>
      </w:r>
    </w:p>
    <w:p w14:paraId="0C43981C" w14:textId="77777777" w:rsidR="000C1B4E" w:rsidRDefault="000C1B4E" w:rsidP="00257416">
      <w:pPr>
        <w:spacing w:line="240" w:lineRule="auto"/>
        <w:ind w:firstLine="0"/>
        <w:rPr>
          <w:color w:val="auto"/>
          <w:szCs w:val="28"/>
          <w:lang w:eastAsia="en-US"/>
        </w:rPr>
      </w:pPr>
    </w:p>
    <w:p w14:paraId="182F316E" w14:textId="77777777" w:rsidR="000C1B4E" w:rsidRPr="00257416" w:rsidRDefault="000C1B4E" w:rsidP="00257416">
      <w:pPr>
        <w:spacing w:line="240" w:lineRule="auto"/>
        <w:ind w:firstLine="0"/>
        <w:rPr>
          <w:color w:val="auto"/>
          <w:szCs w:val="28"/>
          <w:lang w:eastAsia="en-US"/>
        </w:rPr>
      </w:pPr>
    </w:p>
    <w:sectPr w:rsidR="000C1B4E" w:rsidRPr="0025741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211B0919" w15:done="0"/>
  <w15:commentEx w15:paraId="5C1B6BC3" w15:done="0"/>
  <w15:commentEx w15:paraId="5789FB3C" w15:done="0"/>
  <w15:commentEx w15:paraId="2538C69F" w15:done="0"/>
  <w15:commentEx w15:paraId="42DB632D" w15:done="0"/>
  <w15:commentEx w15:paraId="2F8AD295" w15:done="0"/>
  <w15:commentEx w15:paraId="21F4BDD2" w15:done="0"/>
  <w15:commentEx w15:paraId="32291F51" w15:done="0"/>
  <w15:commentEx w15:paraId="7D3484A8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仿宋">
    <w:altName w:val="Arial Unicode MS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FangSong_GB2312">
    <w:altName w:val="Arial Unicode MS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2341C9"/>
    <w:multiLevelType w:val="hybridMultilevel"/>
    <w:tmpl w:val="B7E0BAF6"/>
    <w:lvl w:ilvl="0" w:tplc="3BACABD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8" w:hanging="360"/>
      </w:pPr>
    </w:lvl>
    <w:lvl w:ilvl="2" w:tplc="2000001B" w:tentative="1">
      <w:start w:val="1"/>
      <w:numFmt w:val="lowerRoman"/>
      <w:lvlText w:val="%3."/>
      <w:lvlJc w:val="right"/>
      <w:pPr>
        <w:ind w:left="2508" w:hanging="180"/>
      </w:pPr>
    </w:lvl>
    <w:lvl w:ilvl="3" w:tplc="2000000F" w:tentative="1">
      <w:start w:val="1"/>
      <w:numFmt w:val="decimal"/>
      <w:lvlText w:val="%4."/>
      <w:lvlJc w:val="left"/>
      <w:pPr>
        <w:ind w:left="3228" w:hanging="360"/>
      </w:pPr>
    </w:lvl>
    <w:lvl w:ilvl="4" w:tplc="20000019" w:tentative="1">
      <w:start w:val="1"/>
      <w:numFmt w:val="lowerLetter"/>
      <w:lvlText w:val="%5."/>
      <w:lvlJc w:val="left"/>
      <w:pPr>
        <w:ind w:left="3948" w:hanging="360"/>
      </w:pPr>
    </w:lvl>
    <w:lvl w:ilvl="5" w:tplc="2000001B" w:tentative="1">
      <w:start w:val="1"/>
      <w:numFmt w:val="lowerRoman"/>
      <w:lvlText w:val="%6."/>
      <w:lvlJc w:val="right"/>
      <w:pPr>
        <w:ind w:left="4668" w:hanging="180"/>
      </w:pPr>
    </w:lvl>
    <w:lvl w:ilvl="6" w:tplc="2000000F" w:tentative="1">
      <w:start w:val="1"/>
      <w:numFmt w:val="decimal"/>
      <w:lvlText w:val="%7."/>
      <w:lvlJc w:val="left"/>
      <w:pPr>
        <w:ind w:left="5388" w:hanging="360"/>
      </w:pPr>
    </w:lvl>
    <w:lvl w:ilvl="7" w:tplc="20000019" w:tentative="1">
      <w:start w:val="1"/>
      <w:numFmt w:val="lowerLetter"/>
      <w:lvlText w:val="%8."/>
      <w:lvlJc w:val="left"/>
      <w:pPr>
        <w:ind w:left="6108" w:hanging="360"/>
      </w:pPr>
    </w:lvl>
    <w:lvl w:ilvl="8" w:tplc="2000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>
    <w:nsid w:val="1CE66063"/>
    <w:multiLevelType w:val="multilevel"/>
    <w:tmpl w:val="9BDCC894"/>
    <w:lvl w:ilvl="0">
      <w:start w:val="1"/>
      <w:numFmt w:val="decimal"/>
      <w:pStyle w:val="1"/>
      <w:lvlText w:val="%1"/>
      <w:lvlJc w:val="left"/>
      <w:pPr>
        <w:tabs>
          <w:tab w:val="num" w:pos="2843"/>
        </w:tabs>
        <w:ind w:left="2843" w:hanging="432"/>
      </w:pPr>
    </w:lvl>
    <w:lvl w:ilvl="1">
      <w:start w:val="1"/>
      <w:numFmt w:val="decimal"/>
      <w:pStyle w:val="2"/>
      <w:lvlText w:val="%1.%2"/>
      <w:lvlJc w:val="left"/>
      <w:pPr>
        <w:tabs>
          <w:tab w:val="num" w:pos="2278"/>
        </w:tabs>
        <w:ind w:left="2278" w:hanging="576"/>
      </w:pPr>
    </w:lvl>
    <w:lvl w:ilvl="2">
      <w:start w:val="1"/>
      <w:numFmt w:val="decimal"/>
      <w:pStyle w:val="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tabs>
          <w:tab w:val="num" w:pos="5684"/>
        </w:tabs>
        <w:ind w:left="5684" w:hanging="864"/>
      </w:pPr>
    </w:lvl>
    <w:lvl w:ilvl="4">
      <w:start w:val="1"/>
      <w:numFmt w:val="decimal"/>
      <w:pStyle w:val="5"/>
      <w:lvlText w:val="%1.%2.%3.%4.%5"/>
      <w:lvlJc w:val="left"/>
      <w:pPr>
        <w:tabs>
          <w:tab w:val="num" w:pos="3348"/>
        </w:tabs>
        <w:ind w:left="3348" w:hanging="1008"/>
      </w:p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">
    <w:nsid w:val="2BD41DF3"/>
    <w:multiLevelType w:val="hybridMultilevel"/>
    <w:tmpl w:val="583C871E"/>
    <w:lvl w:ilvl="0" w:tplc="E4BA4FC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>
    <w:nsid w:val="30A6118A"/>
    <w:multiLevelType w:val="hybridMultilevel"/>
    <w:tmpl w:val="4A9C91E2"/>
    <w:lvl w:ilvl="0" w:tplc="FAE6D8F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  <w:num w:numId="3">
    <w:abstractNumId w:val="3"/>
  </w:num>
  <w:num w:numId="4">
    <w:abstractNumId w:val="2"/>
  </w:num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User">
    <w15:presenceInfo w15:providerId="None" w15:userId="User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1"/>
  <w:proofState w:spelling="clean" w:grammar="clean"/>
  <w:revisionView w:markup="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E0299"/>
    <w:rsid w:val="00003CE9"/>
    <w:rsid w:val="00004530"/>
    <w:rsid w:val="00006EF9"/>
    <w:rsid w:val="00020C80"/>
    <w:rsid w:val="00035470"/>
    <w:rsid w:val="00045A99"/>
    <w:rsid w:val="00054916"/>
    <w:rsid w:val="000615FA"/>
    <w:rsid w:val="00065F83"/>
    <w:rsid w:val="00072781"/>
    <w:rsid w:val="000733F0"/>
    <w:rsid w:val="00076C2D"/>
    <w:rsid w:val="00080ACA"/>
    <w:rsid w:val="00081D03"/>
    <w:rsid w:val="00082C41"/>
    <w:rsid w:val="000A3ACF"/>
    <w:rsid w:val="000B1687"/>
    <w:rsid w:val="000B2E90"/>
    <w:rsid w:val="000B6AD8"/>
    <w:rsid w:val="000C0675"/>
    <w:rsid w:val="000C1B4E"/>
    <w:rsid w:val="000D0698"/>
    <w:rsid w:val="000E2D2B"/>
    <w:rsid w:val="000F01A3"/>
    <w:rsid w:val="000F71FE"/>
    <w:rsid w:val="00107410"/>
    <w:rsid w:val="00112039"/>
    <w:rsid w:val="00113B68"/>
    <w:rsid w:val="001162C3"/>
    <w:rsid w:val="001275A5"/>
    <w:rsid w:val="001707E9"/>
    <w:rsid w:val="00172682"/>
    <w:rsid w:val="001755D3"/>
    <w:rsid w:val="0018267A"/>
    <w:rsid w:val="00186DC2"/>
    <w:rsid w:val="001960B3"/>
    <w:rsid w:val="001A3D53"/>
    <w:rsid w:val="001A5E29"/>
    <w:rsid w:val="001B26E7"/>
    <w:rsid w:val="001B66C7"/>
    <w:rsid w:val="001C6E2D"/>
    <w:rsid w:val="001D7B3A"/>
    <w:rsid w:val="001E1CD2"/>
    <w:rsid w:val="001F4734"/>
    <w:rsid w:val="0020002E"/>
    <w:rsid w:val="00206083"/>
    <w:rsid w:val="0021134B"/>
    <w:rsid w:val="00212479"/>
    <w:rsid w:val="002232B1"/>
    <w:rsid w:val="002313A3"/>
    <w:rsid w:val="0023158A"/>
    <w:rsid w:val="00233133"/>
    <w:rsid w:val="0024638A"/>
    <w:rsid w:val="0024680C"/>
    <w:rsid w:val="00257416"/>
    <w:rsid w:val="00260F0C"/>
    <w:rsid w:val="0026358E"/>
    <w:rsid w:val="002754FF"/>
    <w:rsid w:val="00276F7A"/>
    <w:rsid w:val="00291E8D"/>
    <w:rsid w:val="00296F7D"/>
    <w:rsid w:val="00297F8D"/>
    <w:rsid w:val="002A6429"/>
    <w:rsid w:val="002B2760"/>
    <w:rsid w:val="002B7F57"/>
    <w:rsid w:val="002C5E2A"/>
    <w:rsid w:val="002D20DA"/>
    <w:rsid w:val="002E7679"/>
    <w:rsid w:val="002F0938"/>
    <w:rsid w:val="002F3037"/>
    <w:rsid w:val="002F3A41"/>
    <w:rsid w:val="00312CDF"/>
    <w:rsid w:val="00315101"/>
    <w:rsid w:val="0032769A"/>
    <w:rsid w:val="00370D96"/>
    <w:rsid w:val="00377A59"/>
    <w:rsid w:val="00385587"/>
    <w:rsid w:val="00385F51"/>
    <w:rsid w:val="00396058"/>
    <w:rsid w:val="003A736E"/>
    <w:rsid w:val="003B31DA"/>
    <w:rsid w:val="003B46F5"/>
    <w:rsid w:val="003C190D"/>
    <w:rsid w:val="003C5011"/>
    <w:rsid w:val="003D14C5"/>
    <w:rsid w:val="003D17C5"/>
    <w:rsid w:val="003D417D"/>
    <w:rsid w:val="003D4650"/>
    <w:rsid w:val="003D6B4B"/>
    <w:rsid w:val="003E035F"/>
    <w:rsid w:val="00402362"/>
    <w:rsid w:val="004036AF"/>
    <w:rsid w:val="00411BFA"/>
    <w:rsid w:val="0041261D"/>
    <w:rsid w:val="0045608F"/>
    <w:rsid w:val="004573AA"/>
    <w:rsid w:val="00464D9C"/>
    <w:rsid w:val="00464F52"/>
    <w:rsid w:val="00485FE5"/>
    <w:rsid w:val="004A3871"/>
    <w:rsid w:val="004A683F"/>
    <w:rsid w:val="004B49CE"/>
    <w:rsid w:val="004E52A2"/>
    <w:rsid w:val="00511890"/>
    <w:rsid w:val="00517296"/>
    <w:rsid w:val="00532956"/>
    <w:rsid w:val="00532D8B"/>
    <w:rsid w:val="00551C69"/>
    <w:rsid w:val="00570087"/>
    <w:rsid w:val="00571B17"/>
    <w:rsid w:val="0059328B"/>
    <w:rsid w:val="00595C8C"/>
    <w:rsid w:val="005B3019"/>
    <w:rsid w:val="005D2A4E"/>
    <w:rsid w:val="005E53C2"/>
    <w:rsid w:val="005E74A7"/>
    <w:rsid w:val="005F1FCC"/>
    <w:rsid w:val="006039F4"/>
    <w:rsid w:val="00625566"/>
    <w:rsid w:val="00642ADD"/>
    <w:rsid w:val="00653541"/>
    <w:rsid w:val="006856BA"/>
    <w:rsid w:val="006C5C09"/>
    <w:rsid w:val="006D67F8"/>
    <w:rsid w:val="006E0299"/>
    <w:rsid w:val="006E28BD"/>
    <w:rsid w:val="006E3FD7"/>
    <w:rsid w:val="006E49F3"/>
    <w:rsid w:val="006E6064"/>
    <w:rsid w:val="006E7C26"/>
    <w:rsid w:val="006F5BFE"/>
    <w:rsid w:val="006F70D0"/>
    <w:rsid w:val="00705006"/>
    <w:rsid w:val="00711032"/>
    <w:rsid w:val="00715861"/>
    <w:rsid w:val="00762EC7"/>
    <w:rsid w:val="00767640"/>
    <w:rsid w:val="00771C08"/>
    <w:rsid w:val="007778F6"/>
    <w:rsid w:val="00793710"/>
    <w:rsid w:val="00797A16"/>
    <w:rsid w:val="007A6943"/>
    <w:rsid w:val="007B6FE1"/>
    <w:rsid w:val="007C756F"/>
    <w:rsid w:val="007D229F"/>
    <w:rsid w:val="007E736B"/>
    <w:rsid w:val="007F00D5"/>
    <w:rsid w:val="00801309"/>
    <w:rsid w:val="0080419B"/>
    <w:rsid w:val="00810B2B"/>
    <w:rsid w:val="00816CE8"/>
    <w:rsid w:val="00821DC9"/>
    <w:rsid w:val="008446C3"/>
    <w:rsid w:val="00864D8C"/>
    <w:rsid w:val="008777A2"/>
    <w:rsid w:val="008806C4"/>
    <w:rsid w:val="008A44F2"/>
    <w:rsid w:val="008C4543"/>
    <w:rsid w:val="008C51C1"/>
    <w:rsid w:val="008D67B7"/>
    <w:rsid w:val="008D75B8"/>
    <w:rsid w:val="008E6B6B"/>
    <w:rsid w:val="009002DB"/>
    <w:rsid w:val="0090277D"/>
    <w:rsid w:val="009035DE"/>
    <w:rsid w:val="0091731E"/>
    <w:rsid w:val="00917FA9"/>
    <w:rsid w:val="00936066"/>
    <w:rsid w:val="009463AB"/>
    <w:rsid w:val="00954DCC"/>
    <w:rsid w:val="00957413"/>
    <w:rsid w:val="00961578"/>
    <w:rsid w:val="009629A3"/>
    <w:rsid w:val="0097491C"/>
    <w:rsid w:val="009C45C2"/>
    <w:rsid w:val="009E0895"/>
    <w:rsid w:val="009E293A"/>
    <w:rsid w:val="009E4CD6"/>
    <w:rsid w:val="009E7A02"/>
    <w:rsid w:val="00A01477"/>
    <w:rsid w:val="00A13E8B"/>
    <w:rsid w:val="00A169A1"/>
    <w:rsid w:val="00A271DD"/>
    <w:rsid w:val="00A30865"/>
    <w:rsid w:val="00A425D9"/>
    <w:rsid w:val="00A5563D"/>
    <w:rsid w:val="00A57E25"/>
    <w:rsid w:val="00A73586"/>
    <w:rsid w:val="00A7771D"/>
    <w:rsid w:val="00A82FF6"/>
    <w:rsid w:val="00A84718"/>
    <w:rsid w:val="00A94274"/>
    <w:rsid w:val="00AA02EB"/>
    <w:rsid w:val="00AA12C6"/>
    <w:rsid w:val="00AB527D"/>
    <w:rsid w:val="00AC296F"/>
    <w:rsid w:val="00AD080F"/>
    <w:rsid w:val="00AF3513"/>
    <w:rsid w:val="00B0173C"/>
    <w:rsid w:val="00B40A6E"/>
    <w:rsid w:val="00B54F5D"/>
    <w:rsid w:val="00B64820"/>
    <w:rsid w:val="00B67DDA"/>
    <w:rsid w:val="00B7303F"/>
    <w:rsid w:val="00B766CD"/>
    <w:rsid w:val="00B767B1"/>
    <w:rsid w:val="00B77BF8"/>
    <w:rsid w:val="00B8559A"/>
    <w:rsid w:val="00B97B53"/>
    <w:rsid w:val="00BB2503"/>
    <w:rsid w:val="00BC6F7D"/>
    <w:rsid w:val="00BF5472"/>
    <w:rsid w:val="00BF7038"/>
    <w:rsid w:val="00C0288D"/>
    <w:rsid w:val="00C15027"/>
    <w:rsid w:val="00C22184"/>
    <w:rsid w:val="00C26703"/>
    <w:rsid w:val="00C3245F"/>
    <w:rsid w:val="00C376EE"/>
    <w:rsid w:val="00C421AF"/>
    <w:rsid w:val="00C42F9E"/>
    <w:rsid w:val="00C44595"/>
    <w:rsid w:val="00C5280C"/>
    <w:rsid w:val="00C533A0"/>
    <w:rsid w:val="00C651F0"/>
    <w:rsid w:val="00C846F2"/>
    <w:rsid w:val="00CA3E47"/>
    <w:rsid w:val="00CB20DC"/>
    <w:rsid w:val="00CD2D0C"/>
    <w:rsid w:val="00CF3C46"/>
    <w:rsid w:val="00D03FE0"/>
    <w:rsid w:val="00D17D70"/>
    <w:rsid w:val="00D358BB"/>
    <w:rsid w:val="00D40B8B"/>
    <w:rsid w:val="00D428DE"/>
    <w:rsid w:val="00D43866"/>
    <w:rsid w:val="00D6438C"/>
    <w:rsid w:val="00D8034C"/>
    <w:rsid w:val="00D80849"/>
    <w:rsid w:val="00D83D80"/>
    <w:rsid w:val="00D91989"/>
    <w:rsid w:val="00DA1D4D"/>
    <w:rsid w:val="00DB5555"/>
    <w:rsid w:val="00DC4CDC"/>
    <w:rsid w:val="00DE7A54"/>
    <w:rsid w:val="00DF28E5"/>
    <w:rsid w:val="00DF6B9A"/>
    <w:rsid w:val="00E14FF0"/>
    <w:rsid w:val="00E17FA8"/>
    <w:rsid w:val="00E311B6"/>
    <w:rsid w:val="00E372BB"/>
    <w:rsid w:val="00E508D6"/>
    <w:rsid w:val="00E6515D"/>
    <w:rsid w:val="00E6709E"/>
    <w:rsid w:val="00E71C98"/>
    <w:rsid w:val="00E756B7"/>
    <w:rsid w:val="00E7676F"/>
    <w:rsid w:val="00E9292B"/>
    <w:rsid w:val="00EA6A79"/>
    <w:rsid w:val="00EC1EF2"/>
    <w:rsid w:val="00ED27DA"/>
    <w:rsid w:val="00ED688D"/>
    <w:rsid w:val="00EE415B"/>
    <w:rsid w:val="00F07930"/>
    <w:rsid w:val="00F13FE7"/>
    <w:rsid w:val="00F32111"/>
    <w:rsid w:val="00FA18A2"/>
    <w:rsid w:val="00FB359B"/>
    <w:rsid w:val="00FD29BD"/>
    <w:rsid w:val="00FE7530"/>
    <w:rsid w:val="00FF54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2770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E0299"/>
    <w:pPr>
      <w:snapToGrid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color w:val="000000"/>
      <w:sz w:val="28"/>
      <w:szCs w:val="24"/>
      <w:lang w:eastAsia="ru-RU" w:bidi="ru-RU"/>
    </w:rPr>
  </w:style>
  <w:style w:type="paragraph" w:styleId="1">
    <w:name w:val="heading 1"/>
    <w:aliases w:val="(структ. часть),ЗАГОЛОВОК,ЗАГОЛОВОК 1"/>
    <w:basedOn w:val="a"/>
    <w:next w:val="a0"/>
    <w:link w:val="10"/>
    <w:uiPriority w:val="9"/>
    <w:qFormat/>
    <w:rsid w:val="006E0299"/>
    <w:pPr>
      <w:keepNext/>
      <w:numPr>
        <w:numId w:val="1"/>
      </w:numPr>
      <w:suppressAutoHyphens/>
      <w:spacing w:after="240"/>
      <w:ind w:left="0" w:firstLine="0"/>
      <w:outlineLvl w:val="0"/>
    </w:pPr>
    <w:rPr>
      <w:rFonts w:eastAsia="仿宋"/>
      <w:szCs w:val="28"/>
    </w:rPr>
  </w:style>
  <w:style w:type="paragraph" w:styleId="2">
    <w:name w:val="heading 2"/>
    <w:aliases w:val="(раздел)"/>
    <w:basedOn w:val="a"/>
    <w:next w:val="a"/>
    <w:link w:val="20"/>
    <w:uiPriority w:val="9"/>
    <w:semiHidden/>
    <w:unhideWhenUsed/>
    <w:qFormat/>
    <w:rsid w:val="006E0299"/>
    <w:pPr>
      <w:keepNext/>
      <w:keepLines/>
      <w:numPr>
        <w:ilvl w:val="1"/>
        <w:numId w:val="1"/>
      </w:numPr>
      <w:tabs>
        <w:tab w:val="num" w:pos="567"/>
      </w:tabs>
      <w:spacing w:before="240" w:after="240"/>
      <w:ind w:left="578" w:hanging="578"/>
      <w:outlineLvl w:val="1"/>
    </w:pPr>
    <w:rPr>
      <w:rFonts w:eastAsia="仿宋" w:cs="Arial"/>
      <w:bCs/>
      <w:iCs/>
      <w:szCs w:val="28"/>
    </w:rPr>
  </w:style>
  <w:style w:type="paragraph" w:styleId="3">
    <w:name w:val="heading 3"/>
    <w:aliases w:val="(подраздел)"/>
    <w:basedOn w:val="a"/>
    <w:next w:val="a"/>
    <w:link w:val="30"/>
    <w:uiPriority w:val="9"/>
    <w:unhideWhenUsed/>
    <w:qFormat/>
    <w:rsid w:val="006E0299"/>
    <w:pPr>
      <w:keepNext/>
      <w:numPr>
        <w:ilvl w:val="2"/>
        <w:numId w:val="1"/>
      </w:numPr>
      <w:spacing w:before="240"/>
      <w:outlineLvl w:val="2"/>
    </w:pPr>
    <w:rPr>
      <w:rFonts w:eastAsia="仿宋" w:cs="Arial"/>
      <w:bCs/>
      <w:szCs w:val="28"/>
    </w:rPr>
  </w:style>
  <w:style w:type="paragraph" w:styleId="4">
    <w:name w:val="heading 4"/>
    <w:aliases w:val="(пункт)"/>
    <w:basedOn w:val="a"/>
    <w:next w:val="a"/>
    <w:link w:val="40"/>
    <w:semiHidden/>
    <w:unhideWhenUsed/>
    <w:qFormat/>
    <w:rsid w:val="006E0299"/>
    <w:pPr>
      <w:keepNext/>
      <w:numPr>
        <w:ilvl w:val="3"/>
        <w:numId w:val="1"/>
      </w:numPr>
      <w:tabs>
        <w:tab w:val="num" w:pos="1276"/>
      </w:tabs>
      <w:spacing w:before="240" w:after="240"/>
      <w:ind w:left="1134" w:hanging="1134"/>
      <w:outlineLvl w:val="3"/>
    </w:pPr>
    <w:rPr>
      <w:rFonts w:eastAsia="FangSong_GB2312"/>
      <w:bCs/>
      <w:szCs w:val="28"/>
    </w:rPr>
  </w:style>
  <w:style w:type="paragraph" w:styleId="5">
    <w:name w:val="heading 5"/>
    <w:basedOn w:val="a"/>
    <w:next w:val="a"/>
    <w:link w:val="50"/>
    <w:semiHidden/>
    <w:unhideWhenUsed/>
    <w:qFormat/>
    <w:rsid w:val="006E0299"/>
    <w:pPr>
      <w:keepNext/>
      <w:numPr>
        <w:ilvl w:val="4"/>
        <w:numId w:val="1"/>
      </w:numPr>
      <w:spacing w:before="240" w:after="60"/>
      <w:ind w:left="1418" w:hanging="1418"/>
      <w:outlineLvl w:val="4"/>
    </w:pPr>
    <w:rPr>
      <w:bCs/>
      <w:iCs/>
      <w:szCs w:val="28"/>
    </w:rPr>
  </w:style>
  <w:style w:type="paragraph" w:styleId="6">
    <w:name w:val="heading 6"/>
    <w:basedOn w:val="a"/>
    <w:next w:val="a"/>
    <w:link w:val="60"/>
    <w:semiHidden/>
    <w:unhideWhenUsed/>
    <w:qFormat/>
    <w:rsid w:val="006E0299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link w:val="70"/>
    <w:semiHidden/>
    <w:unhideWhenUsed/>
    <w:qFormat/>
    <w:rsid w:val="006E0299"/>
    <w:pPr>
      <w:numPr>
        <w:ilvl w:val="6"/>
        <w:numId w:val="1"/>
      </w:numPr>
      <w:spacing w:before="240" w:after="60"/>
      <w:outlineLvl w:val="6"/>
    </w:pPr>
    <w:rPr>
      <w:sz w:val="24"/>
    </w:rPr>
  </w:style>
  <w:style w:type="paragraph" w:styleId="8">
    <w:name w:val="heading 8"/>
    <w:basedOn w:val="a"/>
    <w:next w:val="a"/>
    <w:link w:val="80"/>
    <w:semiHidden/>
    <w:unhideWhenUsed/>
    <w:qFormat/>
    <w:rsid w:val="006E0299"/>
    <w:pPr>
      <w:numPr>
        <w:ilvl w:val="7"/>
        <w:numId w:val="1"/>
      </w:numPr>
      <w:spacing w:before="240" w:after="60"/>
      <w:outlineLvl w:val="7"/>
    </w:pPr>
    <w:rPr>
      <w:i/>
      <w:iCs/>
      <w:sz w:val="24"/>
    </w:rPr>
  </w:style>
  <w:style w:type="paragraph" w:styleId="9">
    <w:name w:val="heading 9"/>
    <w:basedOn w:val="a"/>
    <w:next w:val="a"/>
    <w:link w:val="90"/>
    <w:semiHidden/>
    <w:unhideWhenUsed/>
    <w:qFormat/>
    <w:rsid w:val="006E0299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aliases w:val="(структ. часть) Знак,ЗАГОЛОВОК Знак,ЗАГОЛОВОК 1 Знак"/>
    <w:basedOn w:val="a1"/>
    <w:link w:val="1"/>
    <w:uiPriority w:val="9"/>
    <w:rsid w:val="006E0299"/>
    <w:rPr>
      <w:rFonts w:ascii="Times New Roman" w:eastAsia="仿宋" w:hAnsi="Times New Roman" w:cs="Times New Roman"/>
      <w:color w:val="000000"/>
      <w:sz w:val="28"/>
      <w:szCs w:val="28"/>
      <w:lang w:eastAsia="ru-RU" w:bidi="ru-RU"/>
    </w:rPr>
  </w:style>
  <w:style w:type="character" w:customStyle="1" w:styleId="20">
    <w:name w:val="Заголовок 2 Знак"/>
    <w:aliases w:val="(раздел) Знак"/>
    <w:basedOn w:val="a1"/>
    <w:link w:val="2"/>
    <w:uiPriority w:val="9"/>
    <w:semiHidden/>
    <w:rsid w:val="006E0299"/>
    <w:rPr>
      <w:rFonts w:ascii="Times New Roman" w:eastAsia="仿宋" w:hAnsi="Times New Roman" w:cs="Arial"/>
      <w:bCs/>
      <w:iCs/>
      <w:color w:val="000000"/>
      <w:sz w:val="28"/>
      <w:szCs w:val="28"/>
      <w:lang w:eastAsia="ru-RU" w:bidi="ru-RU"/>
    </w:rPr>
  </w:style>
  <w:style w:type="character" w:customStyle="1" w:styleId="30">
    <w:name w:val="Заголовок 3 Знак"/>
    <w:aliases w:val="(подраздел) Знак"/>
    <w:basedOn w:val="a1"/>
    <w:link w:val="3"/>
    <w:uiPriority w:val="9"/>
    <w:rsid w:val="006E0299"/>
    <w:rPr>
      <w:rFonts w:ascii="Times New Roman" w:eastAsia="仿宋" w:hAnsi="Times New Roman" w:cs="Arial"/>
      <w:bCs/>
      <w:color w:val="000000"/>
      <w:sz w:val="28"/>
      <w:szCs w:val="28"/>
      <w:lang w:eastAsia="ru-RU" w:bidi="ru-RU"/>
    </w:rPr>
  </w:style>
  <w:style w:type="character" w:customStyle="1" w:styleId="40">
    <w:name w:val="Заголовок 4 Знак"/>
    <w:aliases w:val="(пункт) Знак"/>
    <w:basedOn w:val="a1"/>
    <w:link w:val="4"/>
    <w:semiHidden/>
    <w:rsid w:val="006E0299"/>
    <w:rPr>
      <w:rFonts w:ascii="Times New Roman" w:eastAsia="FangSong_GB2312" w:hAnsi="Times New Roman" w:cs="Times New Roman"/>
      <w:bCs/>
      <w:color w:val="000000"/>
      <w:sz w:val="28"/>
      <w:szCs w:val="28"/>
      <w:lang w:eastAsia="ru-RU" w:bidi="ru-RU"/>
    </w:rPr>
  </w:style>
  <w:style w:type="character" w:customStyle="1" w:styleId="50">
    <w:name w:val="Заголовок 5 Знак"/>
    <w:basedOn w:val="a1"/>
    <w:link w:val="5"/>
    <w:semiHidden/>
    <w:rsid w:val="006E0299"/>
    <w:rPr>
      <w:rFonts w:ascii="Times New Roman" w:eastAsia="Times New Roman" w:hAnsi="Times New Roman" w:cs="Times New Roman"/>
      <w:bCs/>
      <w:iCs/>
      <w:color w:val="000000"/>
      <w:sz w:val="28"/>
      <w:szCs w:val="28"/>
      <w:lang w:eastAsia="ru-RU" w:bidi="ru-RU"/>
    </w:rPr>
  </w:style>
  <w:style w:type="character" w:customStyle="1" w:styleId="60">
    <w:name w:val="Заголовок 6 Знак"/>
    <w:basedOn w:val="a1"/>
    <w:link w:val="6"/>
    <w:semiHidden/>
    <w:rsid w:val="006E0299"/>
    <w:rPr>
      <w:rFonts w:ascii="Times New Roman" w:eastAsia="Times New Roman" w:hAnsi="Times New Roman" w:cs="Times New Roman"/>
      <w:b/>
      <w:bCs/>
      <w:color w:val="000000"/>
      <w:lang w:eastAsia="ru-RU" w:bidi="ru-RU"/>
    </w:rPr>
  </w:style>
  <w:style w:type="character" w:customStyle="1" w:styleId="70">
    <w:name w:val="Заголовок 7 Знак"/>
    <w:basedOn w:val="a1"/>
    <w:link w:val="7"/>
    <w:semiHidden/>
    <w:rsid w:val="006E0299"/>
    <w:rPr>
      <w:rFonts w:ascii="Times New Roman" w:eastAsia="Times New Roman" w:hAnsi="Times New Roman" w:cs="Times New Roman"/>
      <w:color w:val="000000"/>
      <w:sz w:val="24"/>
      <w:szCs w:val="24"/>
      <w:lang w:eastAsia="ru-RU" w:bidi="ru-RU"/>
    </w:rPr>
  </w:style>
  <w:style w:type="character" w:customStyle="1" w:styleId="80">
    <w:name w:val="Заголовок 8 Знак"/>
    <w:basedOn w:val="a1"/>
    <w:link w:val="8"/>
    <w:semiHidden/>
    <w:rsid w:val="006E0299"/>
    <w:rPr>
      <w:rFonts w:ascii="Times New Roman" w:eastAsia="Times New Roman" w:hAnsi="Times New Roman" w:cs="Times New Roman"/>
      <w:i/>
      <w:iCs/>
      <w:color w:val="000000"/>
      <w:sz w:val="24"/>
      <w:szCs w:val="24"/>
      <w:lang w:eastAsia="ru-RU" w:bidi="ru-RU"/>
    </w:rPr>
  </w:style>
  <w:style w:type="character" w:customStyle="1" w:styleId="90">
    <w:name w:val="Заголовок 9 Знак"/>
    <w:basedOn w:val="a1"/>
    <w:link w:val="9"/>
    <w:semiHidden/>
    <w:rsid w:val="006E0299"/>
    <w:rPr>
      <w:rFonts w:ascii="Arial" w:eastAsia="Times New Roman" w:hAnsi="Arial" w:cs="Arial"/>
      <w:color w:val="000000"/>
      <w:lang w:eastAsia="ru-RU" w:bidi="ru-RU"/>
    </w:rPr>
  </w:style>
  <w:style w:type="paragraph" w:customStyle="1" w:styleId="a4">
    <w:name w:val="Основной текст нумерованный"/>
    <w:basedOn w:val="a0"/>
    <w:qFormat/>
    <w:rsid w:val="006E0299"/>
    <w:pPr>
      <w:spacing w:after="0"/>
    </w:pPr>
    <w:rPr>
      <w:color w:val="0070C0"/>
      <w:szCs w:val="20"/>
    </w:rPr>
  </w:style>
  <w:style w:type="paragraph" w:customStyle="1" w:styleId="a5">
    <w:name w:val="Табл. текст лево"/>
    <w:basedOn w:val="a"/>
    <w:qFormat/>
    <w:rsid w:val="006E0299"/>
    <w:pPr>
      <w:spacing w:line="240" w:lineRule="auto"/>
      <w:ind w:left="397" w:hanging="397"/>
    </w:pPr>
    <w:rPr>
      <w:bCs/>
    </w:rPr>
  </w:style>
  <w:style w:type="character" w:customStyle="1" w:styleId="11">
    <w:name w:val="Заголовок 1 без нум. Знак"/>
    <w:basedOn w:val="a1"/>
    <w:link w:val="12"/>
    <w:locked/>
    <w:rsid w:val="006E0299"/>
    <w:rPr>
      <w:rFonts w:ascii="Times New Roman" w:eastAsia="仿宋" w:hAnsi="Times New Roman" w:cs="Times New Roman"/>
      <w:sz w:val="32"/>
      <w:szCs w:val="32"/>
      <w:lang w:eastAsia="ru-RU" w:bidi="ru-RU"/>
    </w:rPr>
  </w:style>
  <w:style w:type="paragraph" w:customStyle="1" w:styleId="12">
    <w:name w:val="Заголовок 1 без нум."/>
    <w:basedOn w:val="1"/>
    <w:link w:val="11"/>
    <w:rsid w:val="006E0299"/>
    <w:pPr>
      <w:numPr>
        <w:numId w:val="0"/>
      </w:numPr>
      <w:snapToGrid/>
      <w:spacing w:after="600"/>
      <w:jc w:val="center"/>
    </w:pPr>
    <w:rPr>
      <w:color w:val="auto"/>
      <w:sz w:val="32"/>
      <w:szCs w:val="32"/>
    </w:rPr>
  </w:style>
  <w:style w:type="paragraph" w:styleId="a0">
    <w:name w:val="Body Text"/>
    <w:basedOn w:val="a"/>
    <w:link w:val="a6"/>
    <w:uiPriority w:val="99"/>
    <w:semiHidden/>
    <w:unhideWhenUsed/>
    <w:rsid w:val="006E0299"/>
    <w:pPr>
      <w:spacing w:after="120"/>
    </w:pPr>
  </w:style>
  <w:style w:type="character" w:customStyle="1" w:styleId="a6">
    <w:name w:val="Основной текст Знак"/>
    <w:basedOn w:val="a1"/>
    <w:link w:val="a0"/>
    <w:uiPriority w:val="99"/>
    <w:semiHidden/>
    <w:rsid w:val="006E0299"/>
    <w:rPr>
      <w:rFonts w:ascii="Times New Roman" w:eastAsia="Times New Roman" w:hAnsi="Times New Roman" w:cs="Times New Roman"/>
      <w:color w:val="000000"/>
      <w:sz w:val="28"/>
      <w:szCs w:val="24"/>
      <w:lang w:eastAsia="ru-RU" w:bidi="ru-RU"/>
    </w:rPr>
  </w:style>
  <w:style w:type="character" w:customStyle="1" w:styleId="a7">
    <w:name w:val="Рисунок_слово Знак"/>
    <w:link w:val="a8"/>
    <w:locked/>
    <w:rsid w:val="002313A3"/>
    <w:rPr>
      <w:rFonts w:ascii="Times New Roman" w:eastAsia="Times New Roman" w:hAnsi="Times New Roman" w:cs="Times New Roman"/>
      <w:b/>
      <w:color w:val="000000"/>
      <w:sz w:val="26"/>
      <w:szCs w:val="24"/>
      <w:lang w:eastAsia="ar-SA" w:bidi="ru-RU"/>
    </w:rPr>
  </w:style>
  <w:style w:type="paragraph" w:customStyle="1" w:styleId="a8">
    <w:name w:val="Рисунок_слово"/>
    <w:basedOn w:val="a"/>
    <w:link w:val="a7"/>
    <w:rsid w:val="002313A3"/>
    <w:pPr>
      <w:jc w:val="center"/>
    </w:pPr>
    <w:rPr>
      <w:b/>
      <w:sz w:val="26"/>
      <w:lang w:eastAsia="ar-SA"/>
    </w:rPr>
  </w:style>
  <w:style w:type="character" w:customStyle="1" w:styleId="a9">
    <w:name w:val="Таблица название Знак"/>
    <w:link w:val="aa"/>
    <w:locked/>
    <w:rsid w:val="002313A3"/>
    <w:rPr>
      <w:rFonts w:ascii="Times New Roman" w:eastAsia="Times New Roman" w:hAnsi="Times New Roman" w:cs="Times New Roman"/>
      <w:color w:val="C0504D" w:themeColor="accent2"/>
      <w:sz w:val="28"/>
      <w:szCs w:val="28"/>
      <w:lang w:eastAsia="ru-RU" w:bidi="ru-RU"/>
    </w:rPr>
  </w:style>
  <w:style w:type="paragraph" w:customStyle="1" w:styleId="aa">
    <w:name w:val="Таблица название"/>
    <w:basedOn w:val="a"/>
    <w:link w:val="a9"/>
    <w:qFormat/>
    <w:rsid w:val="002313A3"/>
    <w:pPr>
      <w:spacing w:line="240" w:lineRule="auto"/>
      <w:ind w:left="369" w:hanging="294"/>
    </w:pPr>
    <w:rPr>
      <w:color w:val="C0504D" w:themeColor="accent2"/>
      <w:szCs w:val="28"/>
    </w:rPr>
  </w:style>
  <w:style w:type="paragraph" w:customStyle="1" w:styleId="13">
    <w:name w:val="где1"/>
    <w:basedOn w:val="a"/>
    <w:next w:val="21"/>
    <w:link w:val="14"/>
    <w:qFormat/>
    <w:rsid w:val="00767640"/>
    <w:pPr>
      <w:snapToGrid/>
      <w:ind w:left="851" w:hanging="851"/>
    </w:pPr>
    <w:rPr>
      <w:snapToGrid w:val="0"/>
      <w:color w:val="800000"/>
      <w:szCs w:val="28"/>
    </w:rPr>
  </w:style>
  <w:style w:type="paragraph" w:customStyle="1" w:styleId="21">
    <w:name w:val="где2"/>
    <w:aliases w:val="Quote"/>
    <w:basedOn w:val="13"/>
    <w:link w:val="22"/>
    <w:qFormat/>
    <w:rsid w:val="00767640"/>
    <w:pPr>
      <w:ind w:firstLine="0"/>
    </w:pPr>
    <w:rPr>
      <w:color w:val="993300"/>
    </w:rPr>
  </w:style>
  <w:style w:type="character" w:customStyle="1" w:styleId="22">
    <w:name w:val="где2 Знак"/>
    <w:aliases w:val="Цитата 2 Знак,Без интервала Знак"/>
    <w:link w:val="21"/>
    <w:rsid w:val="00767640"/>
    <w:rPr>
      <w:rFonts w:ascii="Times New Roman" w:eastAsia="Times New Roman" w:hAnsi="Times New Roman" w:cs="Times New Roman"/>
      <w:snapToGrid w:val="0"/>
      <w:color w:val="993300"/>
      <w:sz w:val="28"/>
      <w:szCs w:val="28"/>
      <w:lang w:eastAsia="ru-RU" w:bidi="ru-RU"/>
    </w:rPr>
  </w:style>
  <w:style w:type="character" w:customStyle="1" w:styleId="14">
    <w:name w:val="где1 Знак"/>
    <w:link w:val="13"/>
    <w:rsid w:val="00767640"/>
    <w:rPr>
      <w:rFonts w:ascii="Times New Roman" w:eastAsia="Times New Roman" w:hAnsi="Times New Roman" w:cs="Times New Roman"/>
      <w:snapToGrid w:val="0"/>
      <w:color w:val="800000"/>
      <w:sz w:val="28"/>
      <w:szCs w:val="28"/>
      <w:lang w:eastAsia="ru-RU" w:bidi="ru-RU"/>
    </w:rPr>
  </w:style>
  <w:style w:type="paragraph" w:customStyle="1" w:styleId="ab">
    <w:name w:val="Формула"/>
    <w:basedOn w:val="a"/>
    <w:next w:val="a"/>
    <w:link w:val="ac"/>
    <w:qFormat/>
    <w:rsid w:val="00767640"/>
    <w:pPr>
      <w:widowControl w:val="0"/>
      <w:overflowPunct w:val="0"/>
      <w:autoSpaceDE w:val="0"/>
      <w:autoSpaceDN w:val="0"/>
      <w:adjustRightInd w:val="0"/>
      <w:snapToGrid/>
      <w:spacing w:before="120" w:after="120" w:line="240" w:lineRule="auto"/>
      <w:ind w:firstLine="0"/>
      <w:jc w:val="center"/>
      <w:textAlignment w:val="baseline"/>
    </w:pPr>
    <w:rPr>
      <w:snapToGrid w:val="0"/>
      <w:szCs w:val="20"/>
    </w:rPr>
  </w:style>
  <w:style w:type="character" w:customStyle="1" w:styleId="ac">
    <w:name w:val="Формула Знак"/>
    <w:link w:val="ab"/>
    <w:locked/>
    <w:rsid w:val="00767640"/>
    <w:rPr>
      <w:rFonts w:ascii="Times New Roman" w:eastAsia="Times New Roman" w:hAnsi="Times New Roman" w:cs="Times New Roman"/>
      <w:snapToGrid w:val="0"/>
      <w:color w:val="000000"/>
      <w:sz w:val="28"/>
      <w:szCs w:val="20"/>
      <w:lang w:eastAsia="ru-RU" w:bidi="ru-RU"/>
    </w:rPr>
  </w:style>
  <w:style w:type="paragraph" w:styleId="ad">
    <w:name w:val="List Paragraph"/>
    <w:basedOn w:val="a"/>
    <w:uiPriority w:val="34"/>
    <w:qFormat/>
    <w:rsid w:val="0032769A"/>
    <w:pPr>
      <w:ind w:left="720"/>
      <w:contextualSpacing/>
    </w:pPr>
  </w:style>
  <w:style w:type="paragraph" w:styleId="ae">
    <w:name w:val="Balloon Text"/>
    <w:basedOn w:val="a"/>
    <w:link w:val="af"/>
    <w:uiPriority w:val="99"/>
    <w:semiHidden/>
    <w:unhideWhenUsed/>
    <w:rsid w:val="00CA3E4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1"/>
    <w:link w:val="ae"/>
    <w:uiPriority w:val="99"/>
    <w:semiHidden/>
    <w:rsid w:val="00CA3E47"/>
    <w:rPr>
      <w:rFonts w:ascii="Tahoma" w:eastAsia="Times New Roman" w:hAnsi="Tahoma" w:cs="Tahoma"/>
      <w:color w:val="000000"/>
      <w:sz w:val="16"/>
      <w:szCs w:val="16"/>
      <w:lang w:eastAsia="ru-RU" w:bidi="ru-RU"/>
    </w:rPr>
  </w:style>
  <w:style w:type="character" w:styleId="af0">
    <w:name w:val="annotation reference"/>
    <w:basedOn w:val="a1"/>
    <w:uiPriority w:val="99"/>
    <w:semiHidden/>
    <w:unhideWhenUsed/>
    <w:rsid w:val="00485FE5"/>
    <w:rPr>
      <w:sz w:val="16"/>
      <w:szCs w:val="16"/>
    </w:rPr>
  </w:style>
  <w:style w:type="paragraph" w:styleId="af1">
    <w:name w:val="annotation text"/>
    <w:basedOn w:val="a"/>
    <w:link w:val="af2"/>
    <w:uiPriority w:val="99"/>
    <w:semiHidden/>
    <w:unhideWhenUsed/>
    <w:rsid w:val="00485FE5"/>
    <w:pPr>
      <w:spacing w:line="240" w:lineRule="auto"/>
    </w:pPr>
    <w:rPr>
      <w:sz w:val="20"/>
      <w:szCs w:val="20"/>
    </w:rPr>
  </w:style>
  <w:style w:type="character" w:customStyle="1" w:styleId="af2">
    <w:name w:val="Текст примечания Знак"/>
    <w:basedOn w:val="a1"/>
    <w:link w:val="af1"/>
    <w:uiPriority w:val="99"/>
    <w:semiHidden/>
    <w:rsid w:val="00485FE5"/>
    <w:rPr>
      <w:rFonts w:ascii="Times New Roman" w:eastAsia="Times New Roman" w:hAnsi="Times New Roman" w:cs="Times New Roman"/>
      <w:color w:val="000000"/>
      <w:sz w:val="20"/>
      <w:szCs w:val="20"/>
      <w:lang w:eastAsia="ru-RU" w:bidi="ru-RU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485FE5"/>
    <w:rPr>
      <w:b/>
      <w:bCs/>
    </w:rPr>
  </w:style>
  <w:style w:type="character" w:customStyle="1" w:styleId="af4">
    <w:name w:val="Тема примечания Знак"/>
    <w:basedOn w:val="af2"/>
    <w:link w:val="af3"/>
    <w:uiPriority w:val="99"/>
    <w:semiHidden/>
    <w:rsid w:val="00485FE5"/>
    <w:rPr>
      <w:rFonts w:ascii="Times New Roman" w:eastAsia="Times New Roman" w:hAnsi="Times New Roman" w:cs="Times New Roman"/>
      <w:b/>
      <w:bCs/>
      <w:color w:val="000000"/>
      <w:sz w:val="20"/>
      <w:szCs w:val="20"/>
      <w:lang w:eastAsia="ru-RU" w:bidi="ru-RU"/>
    </w:rPr>
  </w:style>
  <w:style w:type="paragraph" w:customStyle="1" w:styleId="32">
    <w:name w:val="32_Формула номер"/>
    <w:basedOn w:val="a"/>
    <w:qFormat/>
    <w:rsid w:val="00C42F9E"/>
    <w:pPr>
      <w:widowControl w:val="0"/>
      <w:shd w:val="clear" w:color="auto" w:fill="FFFFFF"/>
      <w:overflowPunct w:val="0"/>
      <w:autoSpaceDE w:val="0"/>
      <w:autoSpaceDN w:val="0"/>
      <w:adjustRightInd w:val="0"/>
      <w:snapToGrid/>
      <w:spacing w:before="120" w:after="120" w:line="240" w:lineRule="auto"/>
      <w:ind w:firstLine="0"/>
      <w:jc w:val="center"/>
      <w:textAlignment w:val="baseline"/>
    </w:pPr>
    <w:rPr>
      <w:snapToGrid w:val="0"/>
      <w:color w:val="FF0000"/>
      <w:szCs w:val="28"/>
    </w:rPr>
  </w:style>
  <w:style w:type="paragraph" w:styleId="af5">
    <w:name w:val="Revision"/>
    <w:hidden/>
    <w:uiPriority w:val="99"/>
    <w:semiHidden/>
    <w:rsid w:val="002C5E2A"/>
    <w:pPr>
      <w:spacing w:after="0" w:line="240" w:lineRule="auto"/>
    </w:pPr>
    <w:rPr>
      <w:rFonts w:ascii="Times New Roman" w:eastAsia="Times New Roman" w:hAnsi="Times New Roman" w:cs="Times New Roman"/>
      <w:color w:val="000000"/>
      <w:sz w:val="28"/>
      <w:szCs w:val="24"/>
      <w:lang w:eastAsia="ru-RU" w:bidi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E0299"/>
    <w:pPr>
      <w:snapToGrid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color w:val="000000"/>
      <w:sz w:val="28"/>
      <w:szCs w:val="24"/>
      <w:lang w:eastAsia="ru-RU" w:bidi="ru-RU"/>
    </w:rPr>
  </w:style>
  <w:style w:type="paragraph" w:styleId="1">
    <w:name w:val="heading 1"/>
    <w:aliases w:val="(структ. часть),ЗАГОЛОВОК,ЗАГОЛОВОК 1"/>
    <w:basedOn w:val="a"/>
    <w:next w:val="a0"/>
    <w:link w:val="10"/>
    <w:uiPriority w:val="9"/>
    <w:qFormat/>
    <w:rsid w:val="006E0299"/>
    <w:pPr>
      <w:keepNext/>
      <w:numPr>
        <w:numId w:val="1"/>
      </w:numPr>
      <w:suppressAutoHyphens/>
      <w:spacing w:after="240"/>
      <w:ind w:left="0" w:firstLine="0"/>
      <w:outlineLvl w:val="0"/>
    </w:pPr>
    <w:rPr>
      <w:rFonts w:eastAsia="仿宋"/>
      <w:szCs w:val="28"/>
    </w:rPr>
  </w:style>
  <w:style w:type="paragraph" w:styleId="2">
    <w:name w:val="heading 2"/>
    <w:aliases w:val="(раздел)"/>
    <w:basedOn w:val="a"/>
    <w:next w:val="a"/>
    <w:link w:val="20"/>
    <w:uiPriority w:val="9"/>
    <w:semiHidden/>
    <w:unhideWhenUsed/>
    <w:qFormat/>
    <w:rsid w:val="006E0299"/>
    <w:pPr>
      <w:keepNext/>
      <w:keepLines/>
      <w:numPr>
        <w:ilvl w:val="1"/>
        <w:numId w:val="1"/>
      </w:numPr>
      <w:tabs>
        <w:tab w:val="num" w:pos="567"/>
      </w:tabs>
      <w:spacing w:before="240" w:after="240"/>
      <w:ind w:left="578" w:hanging="578"/>
      <w:outlineLvl w:val="1"/>
    </w:pPr>
    <w:rPr>
      <w:rFonts w:eastAsia="仿宋" w:cs="Arial"/>
      <w:bCs/>
      <w:iCs/>
      <w:szCs w:val="28"/>
    </w:rPr>
  </w:style>
  <w:style w:type="paragraph" w:styleId="3">
    <w:name w:val="heading 3"/>
    <w:aliases w:val="(подраздел)"/>
    <w:basedOn w:val="a"/>
    <w:next w:val="a"/>
    <w:link w:val="30"/>
    <w:uiPriority w:val="9"/>
    <w:unhideWhenUsed/>
    <w:qFormat/>
    <w:rsid w:val="006E0299"/>
    <w:pPr>
      <w:keepNext/>
      <w:numPr>
        <w:ilvl w:val="2"/>
        <w:numId w:val="1"/>
      </w:numPr>
      <w:spacing w:before="240"/>
      <w:outlineLvl w:val="2"/>
    </w:pPr>
    <w:rPr>
      <w:rFonts w:eastAsia="仿宋" w:cs="Arial"/>
      <w:bCs/>
      <w:szCs w:val="28"/>
    </w:rPr>
  </w:style>
  <w:style w:type="paragraph" w:styleId="4">
    <w:name w:val="heading 4"/>
    <w:aliases w:val="(пункт)"/>
    <w:basedOn w:val="a"/>
    <w:next w:val="a"/>
    <w:link w:val="40"/>
    <w:semiHidden/>
    <w:unhideWhenUsed/>
    <w:qFormat/>
    <w:rsid w:val="006E0299"/>
    <w:pPr>
      <w:keepNext/>
      <w:numPr>
        <w:ilvl w:val="3"/>
        <w:numId w:val="1"/>
      </w:numPr>
      <w:tabs>
        <w:tab w:val="num" w:pos="1276"/>
      </w:tabs>
      <w:spacing w:before="240" w:after="240"/>
      <w:ind w:left="1134" w:hanging="1134"/>
      <w:outlineLvl w:val="3"/>
    </w:pPr>
    <w:rPr>
      <w:rFonts w:eastAsia="FangSong_GB2312"/>
      <w:bCs/>
      <w:szCs w:val="28"/>
    </w:rPr>
  </w:style>
  <w:style w:type="paragraph" w:styleId="5">
    <w:name w:val="heading 5"/>
    <w:basedOn w:val="a"/>
    <w:next w:val="a"/>
    <w:link w:val="50"/>
    <w:semiHidden/>
    <w:unhideWhenUsed/>
    <w:qFormat/>
    <w:rsid w:val="006E0299"/>
    <w:pPr>
      <w:keepNext/>
      <w:numPr>
        <w:ilvl w:val="4"/>
        <w:numId w:val="1"/>
      </w:numPr>
      <w:spacing w:before="240" w:after="60"/>
      <w:ind w:left="1418" w:hanging="1418"/>
      <w:outlineLvl w:val="4"/>
    </w:pPr>
    <w:rPr>
      <w:bCs/>
      <w:iCs/>
      <w:szCs w:val="28"/>
    </w:rPr>
  </w:style>
  <w:style w:type="paragraph" w:styleId="6">
    <w:name w:val="heading 6"/>
    <w:basedOn w:val="a"/>
    <w:next w:val="a"/>
    <w:link w:val="60"/>
    <w:semiHidden/>
    <w:unhideWhenUsed/>
    <w:qFormat/>
    <w:rsid w:val="006E0299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link w:val="70"/>
    <w:semiHidden/>
    <w:unhideWhenUsed/>
    <w:qFormat/>
    <w:rsid w:val="006E0299"/>
    <w:pPr>
      <w:numPr>
        <w:ilvl w:val="6"/>
        <w:numId w:val="1"/>
      </w:numPr>
      <w:spacing w:before="240" w:after="60"/>
      <w:outlineLvl w:val="6"/>
    </w:pPr>
    <w:rPr>
      <w:sz w:val="24"/>
    </w:rPr>
  </w:style>
  <w:style w:type="paragraph" w:styleId="8">
    <w:name w:val="heading 8"/>
    <w:basedOn w:val="a"/>
    <w:next w:val="a"/>
    <w:link w:val="80"/>
    <w:semiHidden/>
    <w:unhideWhenUsed/>
    <w:qFormat/>
    <w:rsid w:val="006E0299"/>
    <w:pPr>
      <w:numPr>
        <w:ilvl w:val="7"/>
        <w:numId w:val="1"/>
      </w:numPr>
      <w:spacing w:before="240" w:after="60"/>
      <w:outlineLvl w:val="7"/>
    </w:pPr>
    <w:rPr>
      <w:i/>
      <w:iCs/>
      <w:sz w:val="24"/>
    </w:rPr>
  </w:style>
  <w:style w:type="paragraph" w:styleId="9">
    <w:name w:val="heading 9"/>
    <w:basedOn w:val="a"/>
    <w:next w:val="a"/>
    <w:link w:val="90"/>
    <w:semiHidden/>
    <w:unhideWhenUsed/>
    <w:qFormat/>
    <w:rsid w:val="006E0299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aliases w:val="(структ. часть) Знак,ЗАГОЛОВОК Знак,ЗАГОЛОВОК 1 Знак"/>
    <w:basedOn w:val="a1"/>
    <w:link w:val="1"/>
    <w:uiPriority w:val="9"/>
    <w:rsid w:val="006E0299"/>
    <w:rPr>
      <w:rFonts w:ascii="Times New Roman" w:eastAsia="仿宋" w:hAnsi="Times New Roman" w:cs="Times New Roman"/>
      <w:color w:val="000000"/>
      <w:sz w:val="28"/>
      <w:szCs w:val="28"/>
      <w:lang w:eastAsia="ru-RU" w:bidi="ru-RU"/>
    </w:rPr>
  </w:style>
  <w:style w:type="character" w:customStyle="1" w:styleId="20">
    <w:name w:val="Заголовок 2 Знак"/>
    <w:aliases w:val="(раздел) Знак"/>
    <w:basedOn w:val="a1"/>
    <w:link w:val="2"/>
    <w:uiPriority w:val="9"/>
    <w:semiHidden/>
    <w:rsid w:val="006E0299"/>
    <w:rPr>
      <w:rFonts w:ascii="Times New Roman" w:eastAsia="仿宋" w:hAnsi="Times New Roman" w:cs="Arial"/>
      <w:bCs/>
      <w:iCs/>
      <w:color w:val="000000"/>
      <w:sz w:val="28"/>
      <w:szCs w:val="28"/>
      <w:lang w:eastAsia="ru-RU" w:bidi="ru-RU"/>
    </w:rPr>
  </w:style>
  <w:style w:type="character" w:customStyle="1" w:styleId="30">
    <w:name w:val="Заголовок 3 Знак"/>
    <w:aliases w:val="(подраздел) Знак"/>
    <w:basedOn w:val="a1"/>
    <w:link w:val="3"/>
    <w:uiPriority w:val="9"/>
    <w:rsid w:val="006E0299"/>
    <w:rPr>
      <w:rFonts w:ascii="Times New Roman" w:eastAsia="仿宋" w:hAnsi="Times New Roman" w:cs="Arial"/>
      <w:bCs/>
      <w:color w:val="000000"/>
      <w:sz w:val="28"/>
      <w:szCs w:val="28"/>
      <w:lang w:eastAsia="ru-RU" w:bidi="ru-RU"/>
    </w:rPr>
  </w:style>
  <w:style w:type="character" w:customStyle="1" w:styleId="40">
    <w:name w:val="Заголовок 4 Знак"/>
    <w:aliases w:val="(пункт) Знак"/>
    <w:basedOn w:val="a1"/>
    <w:link w:val="4"/>
    <w:semiHidden/>
    <w:rsid w:val="006E0299"/>
    <w:rPr>
      <w:rFonts w:ascii="Times New Roman" w:eastAsia="FangSong_GB2312" w:hAnsi="Times New Roman" w:cs="Times New Roman"/>
      <w:bCs/>
      <w:color w:val="000000"/>
      <w:sz w:val="28"/>
      <w:szCs w:val="28"/>
      <w:lang w:eastAsia="ru-RU" w:bidi="ru-RU"/>
    </w:rPr>
  </w:style>
  <w:style w:type="character" w:customStyle="1" w:styleId="50">
    <w:name w:val="Заголовок 5 Знак"/>
    <w:basedOn w:val="a1"/>
    <w:link w:val="5"/>
    <w:semiHidden/>
    <w:rsid w:val="006E0299"/>
    <w:rPr>
      <w:rFonts w:ascii="Times New Roman" w:eastAsia="Times New Roman" w:hAnsi="Times New Roman" w:cs="Times New Roman"/>
      <w:bCs/>
      <w:iCs/>
      <w:color w:val="000000"/>
      <w:sz w:val="28"/>
      <w:szCs w:val="28"/>
      <w:lang w:eastAsia="ru-RU" w:bidi="ru-RU"/>
    </w:rPr>
  </w:style>
  <w:style w:type="character" w:customStyle="1" w:styleId="60">
    <w:name w:val="Заголовок 6 Знак"/>
    <w:basedOn w:val="a1"/>
    <w:link w:val="6"/>
    <w:semiHidden/>
    <w:rsid w:val="006E0299"/>
    <w:rPr>
      <w:rFonts w:ascii="Times New Roman" w:eastAsia="Times New Roman" w:hAnsi="Times New Roman" w:cs="Times New Roman"/>
      <w:b/>
      <w:bCs/>
      <w:color w:val="000000"/>
      <w:lang w:eastAsia="ru-RU" w:bidi="ru-RU"/>
    </w:rPr>
  </w:style>
  <w:style w:type="character" w:customStyle="1" w:styleId="70">
    <w:name w:val="Заголовок 7 Знак"/>
    <w:basedOn w:val="a1"/>
    <w:link w:val="7"/>
    <w:semiHidden/>
    <w:rsid w:val="006E0299"/>
    <w:rPr>
      <w:rFonts w:ascii="Times New Roman" w:eastAsia="Times New Roman" w:hAnsi="Times New Roman" w:cs="Times New Roman"/>
      <w:color w:val="000000"/>
      <w:sz w:val="24"/>
      <w:szCs w:val="24"/>
      <w:lang w:eastAsia="ru-RU" w:bidi="ru-RU"/>
    </w:rPr>
  </w:style>
  <w:style w:type="character" w:customStyle="1" w:styleId="80">
    <w:name w:val="Заголовок 8 Знак"/>
    <w:basedOn w:val="a1"/>
    <w:link w:val="8"/>
    <w:semiHidden/>
    <w:rsid w:val="006E0299"/>
    <w:rPr>
      <w:rFonts w:ascii="Times New Roman" w:eastAsia="Times New Roman" w:hAnsi="Times New Roman" w:cs="Times New Roman"/>
      <w:i/>
      <w:iCs/>
      <w:color w:val="000000"/>
      <w:sz w:val="24"/>
      <w:szCs w:val="24"/>
      <w:lang w:eastAsia="ru-RU" w:bidi="ru-RU"/>
    </w:rPr>
  </w:style>
  <w:style w:type="character" w:customStyle="1" w:styleId="90">
    <w:name w:val="Заголовок 9 Знак"/>
    <w:basedOn w:val="a1"/>
    <w:link w:val="9"/>
    <w:semiHidden/>
    <w:rsid w:val="006E0299"/>
    <w:rPr>
      <w:rFonts w:ascii="Arial" w:eastAsia="Times New Roman" w:hAnsi="Arial" w:cs="Arial"/>
      <w:color w:val="000000"/>
      <w:lang w:eastAsia="ru-RU" w:bidi="ru-RU"/>
    </w:rPr>
  </w:style>
  <w:style w:type="paragraph" w:customStyle="1" w:styleId="a4">
    <w:name w:val="Основной текст нумерованный"/>
    <w:basedOn w:val="a0"/>
    <w:qFormat/>
    <w:rsid w:val="006E0299"/>
    <w:pPr>
      <w:spacing w:after="0"/>
    </w:pPr>
    <w:rPr>
      <w:color w:val="0070C0"/>
      <w:szCs w:val="20"/>
    </w:rPr>
  </w:style>
  <w:style w:type="paragraph" w:customStyle="1" w:styleId="a5">
    <w:name w:val="Табл. текст лево"/>
    <w:basedOn w:val="a"/>
    <w:qFormat/>
    <w:rsid w:val="006E0299"/>
    <w:pPr>
      <w:spacing w:line="240" w:lineRule="auto"/>
      <w:ind w:left="397" w:hanging="397"/>
    </w:pPr>
    <w:rPr>
      <w:bCs/>
    </w:rPr>
  </w:style>
  <w:style w:type="character" w:customStyle="1" w:styleId="11">
    <w:name w:val="Заголовок 1 без нум. Знак"/>
    <w:basedOn w:val="a1"/>
    <w:link w:val="12"/>
    <w:locked/>
    <w:rsid w:val="006E0299"/>
    <w:rPr>
      <w:rFonts w:ascii="Times New Roman" w:eastAsia="仿宋" w:hAnsi="Times New Roman" w:cs="Times New Roman"/>
      <w:sz w:val="32"/>
      <w:szCs w:val="32"/>
      <w:lang w:eastAsia="ru-RU" w:bidi="ru-RU"/>
    </w:rPr>
  </w:style>
  <w:style w:type="paragraph" w:customStyle="1" w:styleId="12">
    <w:name w:val="Заголовок 1 без нум."/>
    <w:basedOn w:val="1"/>
    <w:link w:val="11"/>
    <w:rsid w:val="006E0299"/>
    <w:pPr>
      <w:numPr>
        <w:numId w:val="0"/>
      </w:numPr>
      <w:snapToGrid/>
      <w:spacing w:after="600"/>
      <w:jc w:val="center"/>
    </w:pPr>
    <w:rPr>
      <w:color w:val="auto"/>
      <w:sz w:val="32"/>
      <w:szCs w:val="32"/>
    </w:rPr>
  </w:style>
  <w:style w:type="paragraph" w:styleId="a0">
    <w:name w:val="Body Text"/>
    <w:basedOn w:val="a"/>
    <w:link w:val="a6"/>
    <w:uiPriority w:val="99"/>
    <w:semiHidden/>
    <w:unhideWhenUsed/>
    <w:rsid w:val="006E0299"/>
    <w:pPr>
      <w:spacing w:after="120"/>
    </w:pPr>
  </w:style>
  <w:style w:type="character" w:customStyle="1" w:styleId="a6">
    <w:name w:val="Основной текст Знак"/>
    <w:basedOn w:val="a1"/>
    <w:link w:val="a0"/>
    <w:uiPriority w:val="99"/>
    <w:semiHidden/>
    <w:rsid w:val="006E0299"/>
    <w:rPr>
      <w:rFonts w:ascii="Times New Roman" w:eastAsia="Times New Roman" w:hAnsi="Times New Roman" w:cs="Times New Roman"/>
      <w:color w:val="000000"/>
      <w:sz w:val="28"/>
      <w:szCs w:val="24"/>
      <w:lang w:eastAsia="ru-RU" w:bidi="ru-RU"/>
    </w:rPr>
  </w:style>
  <w:style w:type="character" w:customStyle="1" w:styleId="a7">
    <w:name w:val="Рисунок_слово Знак"/>
    <w:link w:val="a8"/>
    <w:locked/>
    <w:rsid w:val="002313A3"/>
    <w:rPr>
      <w:rFonts w:ascii="Times New Roman" w:eastAsia="Times New Roman" w:hAnsi="Times New Roman" w:cs="Times New Roman"/>
      <w:b/>
      <w:color w:val="000000"/>
      <w:sz w:val="26"/>
      <w:szCs w:val="24"/>
      <w:lang w:eastAsia="ar-SA" w:bidi="ru-RU"/>
    </w:rPr>
  </w:style>
  <w:style w:type="paragraph" w:customStyle="1" w:styleId="a8">
    <w:name w:val="Рисунок_слово"/>
    <w:basedOn w:val="a"/>
    <w:link w:val="a7"/>
    <w:rsid w:val="002313A3"/>
    <w:pPr>
      <w:jc w:val="center"/>
    </w:pPr>
    <w:rPr>
      <w:b/>
      <w:sz w:val="26"/>
      <w:lang w:eastAsia="ar-SA"/>
    </w:rPr>
  </w:style>
  <w:style w:type="character" w:customStyle="1" w:styleId="a9">
    <w:name w:val="Таблица название Знак"/>
    <w:link w:val="aa"/>
    <w:locked/>
    <w:rsid w:val="002313A3"/>
    <w:rPr>
      <w:rFonts w:ascii="Times New Roman" w:eastAsia="Times New Roman" w:hAnsi="Times New Roman" w:cs="Times New Roman"/>
      <w:color w:val="C0504D" w:themeColor="accent2"/>
      <w:sz w:val="28"/>
      <w:szCs w:val="28"/>
      <w:lang w:eastAsia="ru-RU" w:bidi="ru-RU"/>
    </w:rPr>
  </w:style>
  <w:style w:type="paragraph" w:customStyle="1" w:styleId="aa">
    <w:name w:val="Таблица название"/>
    <w:basedOn w:val="a"/>
    <w:link w:val="a9"/>
    <w:qFormat/>
    <w:rsid w:val="002313A3"/>
    <w:pPr>
      <w:spacing w:line="240" w:lineRule="auto"/>
      <w:ind w:left="369" w:hanging="294"/>
    </w:pPr>
    <w:rPr>
      <w:color w:val="C0504D" w:themeColor="accent2"/>
      <w:szCs w:val="28"/>
    </w:rPr>
  </w:style>
  <w:style w:type="paragraph" w:customStyle="1" w:styleId="13">
    <w:name w:val="где1"/>
    <w:basedOn w:val="a"/>
    <w:next w:val="21"/>
    <w:link w:val="14"/>
    <w:qFormat/>
    <w:rsid w:val="00767640"/>
    <w:pPr>
      <w:snapToGrid/>
      <w:ind w:left="851" w:hanging="851"/>
    </w:pPr>
    <w:rPr>
      <w:snapToGrid w:val="0"/>
      <w:color w:val="800000"/>
      <w:szCs w:val="28"/>
    </w:rPr>
  </w:style>
  <w:style w:type="paragraph" w:customStyle="1" w:styleId="21">
    <w:name w:val="где2"/>
    <w:aliases w:val="Quote"/>
    <w:basedOn w:val="13"/>
    <w:link w:val="22"/>
    <w:qFormat/>
    <w:rsid w:val="00767640"/>
    <w:pPr>
      <w:ind w:firstLine="0"/>
    </w:pPr>
    <w:rPr>
      <w:color w:val="993300"/>
    </w:rPr>
  </w:style>
  <w:style w:type="character" w:customStyle="1" w:styleId="22">
    <w:name w:val="где2 Знак"/>
    <w:aliases w:val="Цитата 2 Знак,Без интервала Знак"/>
    <w:link w:val="21"/>
    <w:rsid w:val="00767640"/>
    <w:rPr>
      <w:rFonts w:ascii="Times New Roman" w:eastAsia="Times New Roman" w:hAnsi="Times New Roman" w:cs="Times New Roman"/>
      <w:snapToGrid w:val="0"/>
      <w:color w:val="993300"/>
      <w:sz w:val="28"/>
      <w:szCs w:val="28"/>
      <w:lang w:eastAsia="ru-RU" w:bidi="ru-RU"/>
    </w:rPr>
  </w:style>
  <w:style w:type="character" w:customStyle="1" w:styleId="14">
    <w:name w:val="где1 Знак"/>
    <w:link w:val="13"/>
    <w:rsid w:val="00767640"/>
    <w:rPr>
      <w:rFonts w:ascii="Times New Roman" w:eastAsia="Times New Roman" w:hAnsi="Times New Roman" w:cs="Times New Roman"/>
      <w:snapToGrid w:val="0"/>
      <w:color w:val="800000"/>
      <w:sz w:val="28"/>
      <w:szCs w:val="28"/>
      <w:lang w:eastAsia="ru-RU" w:bidi="ru-RU"/>
    </w:rPr>
  </w:style>
  <w:style w:type="paragraph" w:customStyle="1" w:styleId="ab">
    <w:name w:val="Формула"/>
    <w:basedOn w:val="a"/>
    <w:next w:val="a"/>
    <w:link w:val="ac"/>
    <w:qFormat/>
    <w:rsid w:val="00767640"/>
    <w:pPr>
      <w:widowControl w:val="0"/>
      <w:overflowPunct w:val="0"/>
      <w:autoSpaceDE w:val="0"/>
      <w:autoSpaceDN w:val="0"/>
      <w:adjustRightInd w:val="0"/>
      <w:snapToGrid/>
      <w:spacing w:before="120" w:after="120" w:line="240" w:lineRule="auto"/>
      <w:ind w:firstLine="0"/>
      <w:jc w:val="center"/>
      <w:textAlignment w:val="baseline"/>
    </w:pPr>
    <w:rPr>
      <w:snapToGrid w:val="0"/>
      <w:szCs w:val="20"/>
    </w:rPr>
  </w:style>
  <w:style w:type="character" w:customStyle="1" w:styleId="ac">
    <w:name w:val="Формула Знак"/>
    <w:link w:val="ab"/>
    <w:locked/>
    <w:rsid w:val="00767640"/>
    <w:rPr>
      <w:rFonts w:ascii="Times New Roman" w:eastAsia="Times New Roman" w:hAnsi="Times New Roman" w:cs="Times New Roman"/>
      <w:snapToGrid w:val="0"/>
      <w:color w:val="000000"/>
      <w:sz w:val="28"/>
      <w:szCs w:val="20"/>
      <w:lang w:eastAsia="ru-RU" w:bidi="ru-RU"/>
    </w:rPr>
  </w:style>
  <w:style w:type="paragraph" w:styleId="ad">
    <w:name w:val="List Paragraph"/>
    <w:basedOn w:val="a"/>
    <w:uiPriority w:val="34"/>
    <w:qFormat/>
    <w:rsid w:val="0032769A"/>
    <w:pPr>
      <w:ind w:left="720"/>
      <w:contextualSpacing/>
    </w:pPr>
  </w:style>
  <w:style w:type="paragraph" w:styleId="ae">
    <w:name w:val="Balloon Text"/>
    <w:basedOn w:val="a"/>
    <w:link w:val="af"/>
    <w:uiPriority w:val="99"/>
    <w:semiHidden/>
    <w:unhideWhenUsed/>
    <w:rsid w:val="00CA3E4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1"/>
    <w:link w:val="ae"/>
    <w:uiPriority w:val="99"/>
    <w:semiHidden/>
    <w:rsid w:val="00CA3E47"/>
    <w:rPr>
      <w:rFonts w:ascii="Tahoma" w:eastAsia="Times New Roman" w:hAnsi="Tahoma" w:cs="Tahoma"/>
      <w:color w:val="000000"/>
      <w:sz w:val="16"/>
      <w:szCs w:val="16"/>
      <w:lang w:eastAsia="ru-RU" w:bidi="ru-RU"/>
    </w:rPr>
  </w:style>
  <w:style w:type="character" w:styleId="af0">
    <w:name w:val="annotation reference"/>
    <w:basedOn w:val="a1"/>
    <w:uiPriority w:val="99"/>
    <w:semiHidden/>
    <w:unhideWhenUsed/>
    <w:rsid w:val="00485FE5"/>
    <w:rPr>
      <w:sz w:val="16"/>
      <w:szCs w:val="16"/>
    </w:rPr>
  </w:style>
  <w:style w:type="paragraph" w:styleId="af1">
    <w:name w:val="annotation text"/>
    <w:basedOn w:val="a"/>
    <w:link w:val="af2"/>
    <w:uiPriority w:val="99"/>
    <w:semiHidden/>
    <w:unhideWhenUsed/>
    <w:rsid w:val="00485FE5"/>
    <w:pPr>
      <w:spacing w:line="240" w:lineRule="auto"/>
    </w:pPr>
    <w:rPr>
      <w:sz w:val="20"/>
      <w:szCs w:val="20"/>
    </w:rPr>
  </w:style>
  <w:style w:type="character" w:customStyle="1" w:styleId="af2">
    <w:name w:val="Текст примечания Знак"/>
    <w:basedOn w:val="a1"/>
    <w:link w:val="af1"/>
    <w:uiPriority w:val="99"/>
    <w:semiHidden/>
    <w:rsid w:val="00485FE5"/>
    <w:rPr>
      <w:rFonts w:ascii="Times New Roman" w:eastAsia="Times New Roman" w:hAnsi="Times New Roman" w:cs="Times New Roman"/>
      <w:color w:val="000000"/>
      <w:sz w:val="20"/>
      <w:szCs w:val="20"/>
      <w:lang w:eastAsia="ru-RU" w:bidi="ru-RU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485FE5"/>
    <w:rPr>
      <w:b/>
      <w:bCs/>
    </w:rPr>
  </w:style>
  <w:style w:type="character" w:customStyle="1" w:styleId="af4">
    <w:name w:val="Тема примечания Знак"/>
    <w:basedOn w:val="af2"/>
    <w:link w:val="af3"/>
    <w:uiPriority w:val="99"/>
    <w:semiHidden/>
    <w:rsid w:val="00485FE5"/>
    <w:rPr>
      <w:rFonts w:ascii="Times New Roman" w:eastAsia="Times New Roman" w:hAnsi="Times New Roman" w:cs="Times New Roman"/>
      <w:b/>
      <w:bCs/>
      <w:color w:val="000000"/>
      <w:sz w:val="20"/>
      <w:szCs w:val="20"/>
      <w:lang w:eastAsia="ru-RU" w:bidi="ru-RU"/>
    </w:rPr>
  </w:style>
  <w:style w:type="paragraph" w:customStyle="1" w:styleId="32">
    <w:name w:val="32_Формула номер"/>
    <w:basedOn w:val="a"/>
    <w:qFormat/>
    <w:rsid w:val="00C42F9E"/>
    <w:pPr>
      <w:widowControl w:val="0"/>
      <w:shd w:val="clear" w:color="auto" w:fill="FFFFFF"/>
      <w:overflowPunct w:val="0"/>
      <w:autoSpaceDE w:val="0"/>
      <w:autoSpaceDN w:val="0"/>
      <w:adjustRightInd w:val="0"/>
      <w:snapToGrid/>
      <w:spacing w:before="120" w:after="120" w:line="240" w:lineRule="auto"/>
      <w:ind w:firstLine="0"/>
      <w:jc w:val="center"/>
      <w:textAlignment w:val="baseline"/>
    </w:pPr>
    <w:rPr>
      <w:snapToGrid w:val="0"/>
      <w:color w:val="FF0000"/>
      <w:szCs w:val="28"/>
    </w:rPr>
  </w:style>
  <w:style w:type="paragraph" w:styleId="af5">
    <w:name w:val="Revision"/>
    <w:hidden/>
    <w:uiPriority w:val="99"/>
    <w:semiHidden/>
    <w:rsid w:val="002C5E2A"/>
    <w:pPr>
      <w:spacing w:after="0" w:line="240" w:lineRule="auto"/>
    </w:pPr>
    <w:rPr>
      <w:rFonts w:ascii="Times New Roman" w:eastAsia="Times New Roman" w:hAnsi="Times New Roman" w:cs="Times New Roman"/>
      <w:color w:val="000000"/>
      <w:sz w:val="28"/>
      <w:szCs w:val="24"/>
      <w:lang w:eastAsia="ru-RU" w:bidi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818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2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6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96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22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24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50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7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80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6.bin"/><Relationship Id="rId21" Type="http://schemas.openxmlformats.org/officeDocument/2006/relationships/oleObject" Target="embeddings/oleObject8.bin"/><Relationship Id="rId42" Type="http://schemas.openxmlformats.org/officeDocument/2006/relationships/image" Target="media/image19.wmf"/><Relationship Id="rId63" Type="http://schemas.openxmlformats.org/officeDocument/2006/relationships/oleObject" Target="embeddings/oleObject29.bin"/><Relationship Id="rId84" Type="http://schemas.openxmlformats.org/officeDocument/2006/relationships/image" Target="media/image40.wmf"/><Relationship Id="rId138" Type="http://schemas.openxmlformats.org/officeDocument/2006/relationships/image" Target="media/image67.wmf"/><Relationship Id="rId159" Type="http://schemas.openxmlformats.org/officeDocument/2006/relationships/oleObject" Target="embeddings/oleObject77.bin"/><Relationship Id="rId170" Type="http://schemas.openxmlformats.org/officeDocument/2006/relationships/image" Target="media/image83.wmf"/><Relationship Id="rId191" Type="http://schemas.openxmlformats.org/officeDocument/2006/relationships/image" Target="media/image92.emf"/><Relationship Id="rId107" Type="http://schemas.openxmlformats.org/officeDocument/2006/relationships/oleObject" Target="embeddings/oleObject51.bin"/><Relationship Id="rId11" Type="http://schemas.openxmlformats.org/officeDocument/2006/relationships/oleObject" Target="embeddings/oleObject3.bin"/><Relationship Id="rId32" Type="http://schemas.openxmlformats.org/officeDocument/2006/relationships/image" Target="media/image14.wmf"/><Relationship Id="rId53" Type="http://schemas.openxmlformats.org/officeDocument/2006/relationships/oleObject" Target="embeddings/oleObject24.bin"/><Relationship Id="rId74" Type="http://schemas.openxmlformats.org/officeDocument/2006/relationships/image" Target="media/image35.wmf"/><Relationship Id="rId128" Type="http://schemas.openxmlformats.org/officeDocument/2006/relationships/image" Target="media/image62.wmf"/><Relationship Id="rId149" Type="http://schemas.openxmlformats.org/officeDocument/2006/relationships/oleObject" Target="embeddings/oleObject72.bin"/><Relationship Id="rId5" Type="http://schemas.openxmlformats.org/officeDocument/2006/relationships/webSettings" Target="webSettings.xml"/><Relationship Id="rId95" Type="http://schemas.openxmlformats.org/officeDocument/2006/relationships/oleObject" Target="embeddings/oleObject45.bin"/><Relationship Id="rId160" Type="http://schemas.openxmlformats.org/officeDocument/2006/relationships/image" Target="media/image78.wmf"/><Relationship Id="rId181" Type="http://schemas.openxmlformats.org/officeDocument/2006/relationships/oleObject" Target="embeddings/oleObject88.bin"/><Relationship Id="rId22" Type="http://schemas.openxmlformats.org/officeDocument/2006/relationships/image" Target="media/image9.wmf"/><Relationship Id="rId43" Type="http://schemas.openxmlformats.org/officeDocument/2006/relationships/oleObject" Target="embeddings/oleObject19.bin"/><Relationship Id="rId64" Type="http://schemas.openxmlformats.org/officeDocument/2006/relationships/image" Target="media/image30.wmf"/><Relationship Id="rId118" Type="http://schemas.openxmlformats.org/officeDocument/2006/relationships/image" Target="media/image57.wmf"/><Relationship Id="rId139" Type="http://schemas.openxmlformats.org/officeDocument/2006/relationships/oleObject" Target="embeddings/oleObject67.bin"/><Relationship Id="rId85" Type="http://schemas.openxmlformats.org/officeDocument/2006/relationships/oleObject" Target="embeddings/oleObject40.bin"/><Relationship Id="rId150" Type="http://schemas.openxmlformats.org/officeDocument/2006/relationships/image" Target="media/image73.wmf"/><Relationship Id="rId171" Type="http://schemas.openxmlformats.org/officeDocument/2006/relationships/oleObject" Target="embeddings/oleObject83.bin"/><Relationship Id="rId192" Type="http://schemas.openxmlformats.org/officeDocument/2006/relationships/image" Target="media/image93.emf"/><Relationship Id="rId12" Type="http://schemas.openxmlformats.org/officeDocument/2006/relationships/image" Target="media/image4.wmf"/><Relationship Id="rId33" Type="http://schemas.openxmlformats.org/officeDocument/2006/relationships/oleObject" Target="embeddings/oleObject14.bin"/><Relationship Id="rId108" Type="http://schemas.openxmlformats.org/officeDocument/2006/relationships/image" Target="media/image52.wmf"/><Relationship Id="rId129" Type="http://schemas.openxmlformats.org/officeDocument/2006/relationships/oleObject" Target="embeddings/oleObject62.bin"/><Relationship Id="rId54" Type="http://schemas.openxmlformats.org/officeDocument/2006/relationships/image" Target="media/image25.emf"/><Relationship Id="rId75" Type="http://schemas.openxmlformats.org/officeDocument/2006/relationships/oleObject" Target="embeddings/oleObject35.bin"/><Relationship Id="rId96" Type="http://schemas.openxmlformats.org/officeDocument/2006/relationships/image" Target="media/image46.wmf"/><Relationship Id="rId140" Type="http://schemas.openxmlformats.org/officeDocument/2006/relationships/image" Target="media/image68.wmf"/><Relationship Id="rId161" Type="http://schemas.openxmlformats.org/officeDocument/2006/relationships/oleObject" Target="embeddings/oleObject78.bin"/><Relationship Id="rId182" Type="http://schemas.openxmlformats.org/officeDocument/2006/relationships/image" Target="media/image89.wmf"/><Relationship Id="rId6" Type="http://schemas.openxmlformats.org/officeDocument/2006/relationships/image" Target="media/image1.wmf"/><Relationship Id="rId23" Type="http://schemas.openxmlformats.org/officeDocument/2006/relationships/oleObject" Target="embeddings/oleObject9.bin"/><Relationship Id="rId119" Type="http://schemas.openxmlformats.org/officeDocument/2006/relationships/oleObject" Target="embeddings/oleObject57.bin"/><Relationship Id="rId44" Type="http://schemas.openxmlformats.org/officeDocument/2006/relationships/image" Target="media/image20.wmf"/><Relationship Id="rId65" Type="http://schemas.openxmlformats.org/officeDocument/2006/relationships/oleObject" Target="embeddings/oleObject30.bin"/><Relationship Id="rId86" Type="http://schemas.openxmlformats.org/officeDocument/2006/relationships/image" Target="media/image41.wmf"/><Relationship Id="rId130" Type="http://schemas.openxmlformats.org/officeDocument/2006/relationships/image" Target="media/image63.emf"/><Relationship Id="rId151" Type="http://schemas.openxmlformats.org/officeDocument/2006/relationships/oleObject" Target="embeddings/oleObject73.bin"/><Relationship Id="rId172" Type="http://schemas.openxmlformats.org/officeDocument/2006/relationships/image" Target="media/image84.wmf"/><Relationship Id="rId193" Type="http://schemas.openxmlformats.org/officeDocument/2006/relationships/image" Target="media/image94.emf"/><Relationship Id="rId13" Type="http://schemas.openxmlformats.org/officeDocument/2006/relationships/oleObject" Target="embeddings/oleObject4.bin"/><Relationship Id="rId109" Type="http://schemas.openxmlformats.org/officeDocument/2006/relationships/oleObject" Target="embeddings/oleObject52.bin"/><Relationship Id="rId34" Type="http://schemas.openxmlformats.org/officeDocument/2006/relationships/image" Target="media/image15.wmf"/><Relationship Id="rId55" Type="http://schemas.openxmlformats.org/officeDocument/2006/relationships/oleObject" Target="embeddings/oleObject25.bin"/><Relationship Id="rId76" Type="http://schemas.openxmlformats.org/officeDocument/2006/relationships/image" Target="media/image36.wmf"/><Relationship Id="rId97" Type="http://schemas.openxmlformats.org/officeDocument/2006/relationships/oleObject" Target="embeddings/oleObject46.bin"/><Relationship Id="rId120" Type="http://schemas.openxmlformats.org/officeDocument/2006/relationships/image" Target="media/image58.wmf"/><Relationship Id="rId141" Type="http://schemas.openxmlformats.org/officeDocument/2006/relationships/oleObject" Target="embeddings/oleObject68.bin"/><Relationship Id="rId7" Type="http://schemas.openxmlformats.org/officeDocument/2006/relationships/oleObject" Target="embeddings/oleObject1.bin"/><Relationship Id="rId71" Type="http://schemas.openxmlformats.org/officeDocument/2006/relationships/oleObject" Target="embeddings/oleObject33.bin"/><Relationship Id="rId92" Type="http://schemas.openxmlformats.org/officeDocument/2006/relationships/image" Target="media/image44.wmf"/><Relationship Id="rId162" Type="http://schemas.openxmlformats.org/officeDocument/2006/relationships/image" Target="media/image79.wmf"/><Relationship Id="rId183" Type="http://schemas.openxmlformats.org/officeDocument/2006/relationships/oleObject" Target="embeddings/oleObject89.bin"/><Relationship Id="rId2" Type="http://schemas.openxmlformats.org/officeDocument/2006/relationships/styles" Target="styles.xml"/><Relationship Id="rId29" Type="http://schemas.openxmlformats.org/officeDocument/2006/relationships/oleObject" Target="embeddings/oleObject12.bin"/><Relationship Id="rId24" Type="http://schemas.openxmlformats.org/officeDocument/2006/relationships/image" Target="media/image10.wmf"/><Relationship Id="rId40" Type="http://schemas.openxmlformats.org/officeDocument/2006/relationships/image" Target="media/image18.wmf"/><Relationship Id="rId45" Type="http://schemas.openxmlformats.org/officeDocument/2006/relationships/oleObject" Target="embeddings/oleObject20.bin"/><Relationship Id="rId66" Type="http://schemas.openxmlformats.org/officeDocument/2006/relationships/image" Target="media/image31.wmf"/><Relationship Id="rId87" Type="http://schemas.openxmlformats.org/officeDocument/2006/relationships/oleObject" Target="embeddings/oleObject41.bin"/><Relationship Id="rId110" Type="http://schemas.openxmlformats.org/officeDocument/2006/relationships/image" Target="media/image53.wmf"/><Relationship Id="rId115" Type="http://schemas.openxmlformats.org/officeDocument/2006/relationships/oleObject" Target="embeddings/oleObject55.bin"/><Relationship Id="rId131" Type="http://schemas.openxmlformats.org/officeDocument/2006/relationships/oleObject" Target="embeddings/oleObject63.bin"/><Relationship Id="rId136" Type="http://schemas.openxmlformats.org/officeDocument/2006/relationships/image" Target="media/image66.wmf"/><Relationship Id="rId157" Type="http://schemas.openxmlformats.org/officeDocument/2006/relationships/oleObject" Target="embeddings/oleObject76.bin"/><Relationship Id="rId178" Type="http://schemas.openxmlformats.org/officeDocument/2006/relationships/image" Target="media/image87.wmf"/><Relationship Id="rId61" Type="http://schemas.openxmlformats.org/officeDocument/2006/relationships/oleObject" Target="embeddings/oleObject28.bin"/><Relationship Id="rId82" Type="http://schemas.openxmlformats.org/officeDocument/2006/relationships/image" Target="media/image39.wmf"/><Relationship Id="rId152" Type="http://schemas.openxmlformats.org/officeDocument/2006/relationships/image" Target="media/image74.wmf"/><Relationship Id="rId173" Type="http://schemas.openxmlformats.org/officeDocument/2006/relationships/oleObject" Target="embeddings/oleObject84.bin"/><Relationship Id="rId194" Type="http://schemas.openxmlformats.org/officeDocument/2006/relationships/image" Target="media/image95.emf"/><Relationship Id="rId19" Type="http://schemas.openxmlformats.org/officeDocument/2006/relationships/oleObject" Target="embeddings/oleObject7.bin"/><Relationship Id="rId14" Type="http://schemas.openxmlformats.org/officeDocument/2006/relationships/image" Target="media/image5.wmf"/><Relationship Id="rId30" Type="http://schemas.openxmlformats.org/officeDocument/2006/relationships/image" Target="media/image13.wmf"/><Relationship Id="rId35" Type="http://schemas.openxmlformats.org/officeDocument/2006/relationships/oleObject" Target="embeddings/oleObject15.bin"/><Relationship Id="rId56" Type="http://schemas.openxmlformats.org/officeDocument/2006/relationships/image" Target="media/image26.wmf"/><Relationship Id="rId77" Type="http://schemas.openxmlformats.org/officeDocument/2006/relationships/oleObject" Target="embeddings/oleObject36.bin"/><Relationship Id="rId100" Type="http://schemas.openxmlformats.org/officeDocument/2006/relationships/image" Target="media/image48.wmf"/><Relationship Id="rId105" Type="http://schemas.openxmlformats.org/officeDocument/2006/relationships/oleObject" Target="embeddings/oleObject50.bin"/><Relationship Id="rId126" Type="http://schemas.openxmlformats.org/officeDocument/2006/relationships/image" Target="media/image61.wmf"/><Relationship Id="rId147" Type="http://schemas.openxmlformats.org/officeDocument/2006/relationships/oleObject" Target="embeddings/oleObject71.bin"/><Relationship Id="rId168" Type="http://schemas.openxmlformats.org/officeDocument/2006/relationships/image" Target="media/image82.wmf"/><Relationship Id="rId8" Type="http://schemas.openxmlformats.org/officeDocument/2006/relationships/image" Target="media/image2.wmf"/><Relationship Id="rId51" Type="http://schemas.openxmlformats.org/officeDocument/2006/relationships/oleObject" Target="embeddings/oleObject23.bin"/><Relationship Id="rId72" Type="http://schemas.openxmlformats.org/officeDocument/2006/relationships/image" Target="media/image34.wmf"/><Relationship Id="rId93" Type="http://schemas.openxmlformats.org/officeDocument/2006/relationships/oleObject" Target="embeddings/oleObject44.bin"/><Relationship Id="rId98" Type="http://schemas.openxmlformats.org/officeDocument/2006/relationships/image" Target="media/image47.wmf"/><Relationship Id="rId121" Type="http://schemas.openxmlformats.org/officeDocument/2006/relationships/oleObject" Target="embeddings/oleObject58.bin"/><Relationship Id="rId142" Type="http://schemas.openxmlformats.org/officeDocument/2006/relationships/image" Target="media/image69.wmf"/><Relationship Id="rId163" Type="http://schemas.openxmlformats.org/officeDocument/2006/relationships/oleObject" Target="embeddings/oleObject79.bin"/><Relationship Id="rId184" Type="http://schemas.openxmlformats.org/officeDocument/2006/relationships/image" Target="media/image90.wmf"/><Relationship Id="rId189" Type="http://schemas.openxmlformats.org/officeDocument/2006/relationships/image" Target="media/image91.wmf"/><Relationship Id="rId3" Type="http://schemas.microsoft.com/office/2007/relationships/stylesWithEffects" Target="stylesWithEffects.xml"/><Relationship Id="rId25" Type="http://schemas.openxmlformats.org/officeDocument/2006/relationships/oleObject" Target="embeddings/oleObject10.bin"/><Relationship Id="rId46" Type="http://schemas.openxmlformats.org/officeDocument/2006/relationships/image" Target="media/image21.wmf"/><Relationship Id="rId67" Type="http://schemas.openxmlformats.org/officeDocument/2006/relationships/oleObject" Target="embeddings/oleObject31.bin"/><Relationship Id="rId116" Type="http://schemas.openxmlformats.org/officeDocument/2006/relationships/image" Target="media/image56.wmf"/><Relationship Id="rId137" Type="http://schemas.openxmlformats.org/officeDocument/2006/relationships/oleObject" Target="embeddings/oleObject66.bin"/><Relationship Id="rId158" Type="http://schemas.openxmlformats.org/officeDocument/2006/relationships/image" Target="media/image77.wmf"/><Relationship Id="rId20" Type="http://schemas.openxmlformats.org/officeDocument/2006/relationships/image" Target="media/image8.wmf"/><Relationship Id="rId41" Type="http://schemas.openxmlformats.org/officeDocument/2006/relationships/oleObject" Target="embeddings/oleObject18.bin"/><Relationship Id="rId62" Type="http://schemas.openxmlformats.org/officeDocument/2006/relationships/image" Target="media/image29.wmf"/><Relationship Id="rId83" Type="http://schemas.openxmlformats.org/officeDocument/2006/relationships/oleObject" Target="embeddings/oleObject39.bin"/><Relationship Id="rId88" Type="http://schemas.openxmlformats.org/officeDocument/2006/relationships/image" Target="media/image42.wmf"/><Relationship Id="rId111" Type="http://schemas.openxmlformats.org/officeDocument/2006/relationships/oleObject" Target="embeddings/oleObject53.bin"/><Relationship Id="rId132" Type="http://schemas.openxmlformats.org/officeDocument/2006/relationships/image" Target="media/image64.wmf"/><Relationship Id="rId153" Type="http://schemas.openxmlformats.org/officeDocument/2006/relationships/oleObject" Target="embeddings/oleObject74.bin"/><Relationship Id="rId174" Type="http://schemas.openxmlformats.org/officeDocument/2006/relationships/image" Target="media/image85.emf"/><Relationship Id="rId179" Type="http://schemas.openxmlformats.org/officeDocument/2006/relationships/oleObject" Target="embeddings/oleObject87.bin"/><Relationship Id="rId195" Type="http://schemas.openxmlformats.org/officeDocument/2006/relationships/fontTable" Target="fontTable.xml"/><Relationship Id="rId190" Type="http://schemas.openxmlformats.org/officeDocument/2006/relationships/oleObject" Target="embeddings/oleObject94.bin"/><Relationship Id="rId288" Type="http://schemas.microsoft.com/office/2011/relationships/people" Target="people.xml"/><Relationship Id="rId15" Type="http://schemas.openxmlformats.org/officeDocument/2006/relationships/oleObject" Target="embeddings/oleObject5.bin"/><Relationship Id="rId36" Type="http://schemas.openxmlformats.org/officeDocument/2006/relationships/image" Target="media/image16.wmf"/><Relationship Id="rId57" Type="http://schemas.openxmlformats.org/officeDocument/2006/relationships/oleObject" Target="embeddings/oleObject26.bin"/><Relationship Id="rId106" Type="http://schemas.openxmlformats.org/officeDocument/2006/relationships/image" Target="media/image51.wmf"/><Relationship Id="rId127" Type="http://schemas.openxmlformats.org/officeDocument/2006/relationships/oleObject" Target="embeddings/oleObject61.bin"/><Relationship Id="rId10" Type="http://schemas.openxmlformats.org/officeDocument/2006/relationships/image" Target="media/image3.wmf"/><Relationship Id="rId31" Type="http://schemas.openxmlformats.org/officeDocument/2006/relationships/oleObject" Target="embeddings/oleObject13.bin"/><Relationship Id="rId52" Type="http://schemas.openxmlformats.org/officeDocument/2006/relationships/image" Target="media/image24.wmf"/><Relationship Id="rId73" Type="http://schemas.openxmlformats.org/officeDocument/2006/relationships/oleObject" Target="embeddings/oleObject34.bin"/><Relationship Id="rId78" Type="http://schemas.openxmlformats.org/officeDocument/2006/relationships/image" Target="media/image37.wmf"/><Relationship Id="rId94" Type="http://schemas.openxmlformats.org/officeDocument/2006/relationships/image" Target="media/image45.wmf"/><Relationship Id="rId99" Type="http://schemas.openxmlformats.org/officeDocument/2006/relationships/oleObject" Target="embeddings/oleObject47.bin"/><Relationship Id="rId101" Type="http://schemas.openxmlformats.org/officeDocument/2006/relationships/oleObject" Target="embeddings/oleObject48.bin"/><Relationship Id="rId122" Type="http://schemas.openxmlformats.org/officeDocument/2006/relationships/image" Target="media/image59.wmf"/><Relationship Id="rId143" Type="http://schemas.openxmlformats.org/officeDocument/2006/relationships/oleObject" Target="embeddings/oleObject69.bin"/><Relationship Id="rId148" Type="http://schemas.openxmlformats.org/officeDocument/2006/relationships/image" Target="media/image72.wmf"/><Relationship Id="rId164" Type="http://schemas.openxmlformats.org/officeDocument/2006/relationships/image" Target="media/image80.wmf"/><Relationship Id="rId169" Type="http://schemas.openxmlformats.org/officeDocument/2006/relationships/oleObject" Target="embeddings/oleObject82.bin"/><Relationship Id="rId185" Type="http://schemas.openxmlformats.org/officeDocument/2006/relationships/oleObject" Target="embeddings/oleObject90.bin"/><Relationship Id="rId4" Type="http://schemas.openxmlformats.org/officeDocument/2006/relationships/settings" Target="settings.xml"/><Relationship Id="rId9" Type="http://schemas.openxmlformats.org/officeDocument/2006/relationships/oleObject" Target="embeddings/oleObject2.bin"/><Relationship Id="rId180" Type="http://schemas.openxmlformats.org/officeDocument/2006/relationships/image" Target="media/image88.wmf"/><Relationship Id="rId26" Type="http://schemas.openxmlformats.org/officeDocument/2006/relationships/image" Target="media/image11.wmf"/><Relationship Id="rId47" Type="http://schemas.openxmlformats.org/officeDocument/2006/relationships/oleObject" Target="embeddings/oleObject21.bin"/><Relationship Id="rId68" Type="http://schemas.openxmlformats.org/officeDocument/2006/relationships/image" Target="media/image32.wmf"/><Relationship Id="rId89" Type="http://schemas.openxmlformats.org/officeDocument/2006/relationships/oleObject" Target="embeddings/oleObject42.bin"/><Relationship Id="rId112" Type="http://schemas.openxmlformats.org/officeDocument/2006/relationships/image" Target="media/image54.wmf"/><Relationship Id="rId133" Type="http://schemas.openxmlformats.org/officeDocument/2006/relationships/oleObject" Target="embeddings/oleObject64.bin"/><Relationship Id="rId154" Type="http://schemas.openxmlformats.org/officeDocument/2006/relationships/image" Target="media/image75.wmf"/><Relationship Id="rId175" Type="http://schemas.openxmlformats.org/officeDocument/2006/relationships/oleObject" Target="embeddings/oleObject85.bin"/><Relationship Id="rId196" Type="http://schemas.openxmlformats.org/officeDocument/2006/relationships/theme" Target="theme/theme1.xml"/><Relationship Id="rId16" Type="http://schemas.openxmlformats.org/officeDocument/2006/relationships/image" Target="media/image6.wmf"/><Relationship Id="rId37" Type="http://schemas.openxmlformats.org/officeDocument/2006/relationships/oleObject" Target="embeddings/oleObject16.bin"/><Relationship Id="rId58" Type="http://schemas.openxmlformats.org/officeDocument/2006/relationships/image" Target="media/image27.wmf"/><Relationship Id="rId79" Type="http://schemas.openxmlformats.org/officeDocument/2006/relationships/oleObject" Target="embeddings/oleObject37.bin"/><Relationship Id="rId102" Type="http://schemas.openxmlformats.org/officeDocument/2006/relationships/image" Target="media/image49.wmf"/><Relationship Id="rId123" Type="http://schemas.openxmlformats.org/officeDocument/2006/relationships/oleObject" Target="embeddings/oleObject59.bin"/><Relationship Id="rId144" Type="http://schemas.openxmlformats.org/officeDocument/2006/relationships/image" Target="media/image70.emf"/><Relationship Id="rId90" Type="http://schemas.openxmlformats.org/officeDocument/2006/relationships/image" Target="media/image43.wmf"/><Relationship Id="rId165" Type="http://schemas.openxmlformats.org/officeDocument/2006/relationships/oleObject" Target="embeddings/oleObject80.bin"/><Relationship Id="rId186" Type="http://schemas.openxmlformats.org/officeDocument/2006/relationships/oleObject" Target="embeddings/oleObject91.bin"/><Relationship Id="rId27" Type="http://schemas.openxmlformats.org/officeDocument/2006/relationships/oleObject" Target="embeddings/oleObject11.bin"/><Relationship Id="rId48" Type="http://schemas.openxmlformats.org/officeDocument/2006/relationships/image" Target="media/image22.wmf"/><Relationship Id="rId69" Type="http://schemas.openxmlformats.org/officeDocument/2006/relationships/oleObject" Target="embeddings/oleObject32.bin"/><Relationship Id="rId113" Type="http://schemas.openxmlformats.org/officeDocument/2006/relationships/oleObject" Target="embeddings/oleObject54.bin"/><Relationship Id="rId134" Type="http://schemas.openxmlformats.org/officeDocument/2006/relationships/image" Target="media/image65.wmf"/><Relationship Id="rId80" Type="http://schemas.openxmlformats.org/officeDocument/2006/relationships/image" Target="media/image38.wmf"/><Relationship Id="rId155" Type="http://schemas.openxmlformats.org/officeDocument/2006/relationships/oleObject" Target="embeddings/oleObject75.bin"/><Relationship Id="rId176" Type="http://schemas.openxmlformats.org/officeDocument/2006/relationships/image" Target="media/image86.wmf"/><Relationship Id="rId17" Type="http://schemas.openxmlformats.org/officeDocument/2006/relationships/oleObject" Target="embeddings/oleObject6.bin"/><Relationship Id="rId38" Type="http://schemas.openxmlformats.org/officeDocument/2006/relationships/image" Target="media/image17.wmf"/><Relationship Id="rId59" Type="http://schemas.openxmlformats.org/officeDocument/2006/relationships/oleObject" Target="embeddings/oleObject27.bin"/><Relationship Id="rId103" Type="http://schemas.openxmlformats.org/officeDocument/2006/relationships/oleObject" Target="embeddings/oleObject49.bin"/><Relationship Id="rId124" Type="http://schemas.openxmlformats.org/officeDocument/2006/relationships/image" Target="media/image60.wmf"/><Relationship Id="rId70" Type="http://schemas.openxmlformats.org/officeDocument/2006/relationships/image" Target="media/image33.wmf"/><Relationship Id="rId91" Type="http://schemas.openxmlformats.org/officeDocument/2006/relationships/oleObject" Target="embeddings/oleObject43.bin"/><Relationship Id="rId145" Type="http://schemas.openxmlformats.org/officeDocument/2006/relationships/oleObject" Target="embeddings/oleObject70.bin"/><Relationship Id="rId166" Type="http://schemas.openxmlformats.org/officeDocument/2006/relationships/image" Target="media/image81.wmf"/><Relationship Id="rId187" Type="http://schemas.openxmlformats.org/officeDocument/2006/relationships/oleObject" Target="embeddings/oleObject92.bin"/><Relationship Id="rId1" Type="http://schemas.openxmlformats.org/officeDocument/2006/relationships/numbering" Target="numbering.xml"/><Relationship Id="rId28" Type="http://schemas.openxmlformats.org/officeDocument/2006/relationships/image" Target="media/image12.wmf"/><Relationship Id="rId49" Type="http://schemas.openxmlformats.org/officeDocument/2006/relationships/oleObject" Target="embeddings/oleObject22.bin"/><Relationship Id="rId114" Type="http://schemas.openxmlformats.org/officeDocument/2006/relationships/image" Target="media/image55.wmf"/><Relationship Id="rId60" Type="http://schemas.openxmlformats.org/officeDocument/2006/relationships/image" Target="media/image28.wmf"/><Relationship Id="rId81" Type="http://schemas.openxmlformats.org/officeDocument/2006/relationships/oleObject" Target="embeddings/oleObject38.bin"/><Relationship Id="rId135" Type="http://schemas.openxmlformats.org/officeDocument/2006/relationships/oleObject" Target="embeddings/oleObject65.bin"/><Relationship Id="rId156" Type="http://schemas.openxmlformats.org/officeDocument/2006/relationships/image" Target="media/image76.wmf"/><Relationship Id="rId177" Type="http://schemas.openxmlformats.org/officeDocument/2006/relationships/oleObject" Target="embeddings/oleObject86.bin"/><Relationship Id="rId18" Type="http://schemas.openxmlformats.org/officeDocument/2006/relationships/image" Target="media/image7.wmf"/><Relationship Id="rId39" Type="http://schemas.openxmlformats.org/officeDocument/2006/relationships/oleObject" Target="embeddings/oleObject17.bin"/><Relationship Id="rId286" Type="http://schemas.microsoft.com/office/2011/relationships/commentsExtended" Target="commentsExtended.xml"/><Relationship Id="rId50" Type="http://schemas.openxmlformats.org/officeDocument/2006/relationships/image" Target="media/image23.wmf"/><Relationship Id="rId104" Type="http://schemas.openxmlformats.org/officeDocument/2006/relationships/image" Target="media/image50.wmf"/><Relationship Id="rId125" Type="http://schemas.openxmlformats.org/officeDocument/2006/relationships/oleObject" Target="embeddings/oleObject60.bin"/><Relationship Id="rId146" Type="http://schemas.openxmlformats.org/officeDocument/2006/relationships/image" Target="media/image71.wmf"/><Relationship Id="rId167" Type="http://schemas.openxmlformats.org/officeDocument/2006/relationships/oleObject" Target="embeddings/oleObject81.bin"/><Relationship Id="rId188" Type="http://schemas.openxmlformats.org/officeDocument/2006/relationships/oleObject" Target="embeddings/oleObject93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1333</TotalTime>
  <Pages>13</Pages>
  <Words>2071</Words>
  <Characters>11808</Characters>
  <Application>Microsoft Office Word</Application>
  <DocSecurity>0</DocSecurity>
  <Lines>98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13852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Alexey Rostov</dc:creator>
  <cp:lastModifiedBy>Alexey Rostov</cp:lastModifiedBy>
  <cp:revision>22</cp:revision>
  <dcterms:created xsi:type="dcterms:W3CDTF">2020-10-07T06:53:00Z</dcterms:created>
  <dcterms:modified xsi:type="dcterms:W3CDTF">2020-10-17T16:28:00Z</dcterms:modified>
</cp:coreProperties>
</file>