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77777777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14:paraId="38DCC6EA" w14:textId="2D6CF523" w:rsidR="006E28BD" w:rsidRDefault="00ED688D" w:rsidP="00ED688D">
      <w:pPr>
        <w:spacing w:line="240" w:lineRule="auto"/>
      </w:pPr>
      <w:r>
        <w:t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</w:t>
      </w:r>
      <w:r w:rsidR="0018267A">
        <w:t>,</w:t>
      </w:r>
      <w:r>
        <w:t xml:space="preserve"> </w:t>
      </w:r>
      <w:r w:rsidR="003E035F">
        <w:t>высота которых превышает в два или три раза линейный размер пространственного элемента</w:t>
      </w:r>
      <w:r>
        <w:t>.</w:t>
      </w:r>
      <w:r w:rsidR="00297F8D">
        <w:t xml:space="preserve"> Высота объектов определяется относительно координаты пространственного элемента с минимальной высотой.</w:t>
      </w:r>
    </w:p>
    <w:p w14:paraId="050C3B9F" w14:textId="396886D4" w:rsidR="00715861" w:rsidRPr="00715861" w:rsidRDefault="00715861" w:rsidP="00ED688D">
      <w:pPr>
        <w:spacing w:line="240" w:lineRule="auto"/>
      </w:pPr>
      <w:r>
        <w:t xml:space="preserve">Алгоритм рассчитывает сигнал с учетом целевой обстановки, определенной в прямоугольной системе координат и движением БРЛС вдоль оси </w:t>
      </w:r>
      <w:r w:rsidRPr="00715861">
        <w:rPr>
          <w:i/>
          <w:lang w:val="en-US"/>
        </w:rPr>
        <w:t>X</w:t>
      </w:r>
      <w:r w:rsidRPr="00715861">
        <w:t xml:space="preserve">. </w:t>
      </w:r>
      <w:r>
        <w:t>При этом начало прямоугольной системы координат совпадает с положением БРЛС в середине интервала синтезирования апертуры. Координаты наземных объектов обновляются каждый период зондирования, что позволяет имитировать их движение.</w:t>
      </w: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778E9AB7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p w14:paraId="108BD71B" w14:textId="77777777" w:rsidR="00653541" w:rsidRDefault="00653541" w:rsidP="00ED688D">
      <w:pPr>
        <w:pStyle w:val="a4"/>
        <w:spacing w:line="240" w:lineRule="auto"/>
        <w:rPr>
          <w:color w:val="auto"/>
        </w:rPr>
      </w:pP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21.75pt" o:ole="">
                  <v:imagedata r:id="rId6" o:title=""/>
                </v:shape>
                <o:OLEObject Type="Embed" ProgID="Equation.DSMT4" ShapeID="_x0000_i1025" DrawAspect="Content" ObjectID="_1663077411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7pt;height:21.75pt" o:ole="">
                  <v:imagedata r:id="rId8" o:title=""/>
                </v:shape>
                <o:OLEObject Type="Embed" ProgID="Equation.DSMT4" ShapeID="_x0000_i1026" DrawAspect="Content" ObjectID="_1663077412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7pt;height:17.6pt" o:ole="">
                  <v:imagedata r:id="rId10" o:title=""/>
                </v:shape>
                <o:OLEObject Type="Embed" ProgID="Equation.DSMT4" ShapeID="_x0000_i1027" DrawAspect="Content" ObjectID="_1663077413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3pt;height:24.3pt" o:ole="">
                  <v:imagedata r:id="rId12" o:title=""/>
                </v:shape>
                <o:OLEObject Type="Embed" ProgID="Equation.DSMT4" ShapeID="_x0000_i1028" DrawAspect="Content" ObjectID="_1663077414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65pt;height:22.6pt" o:ole="">
                  <v:imagedata r:id="rId14" o:title=""/>
                </v:shape>
                <o:OLEObject Type="Embed" ProgID="Equation.DSMT4" ShapeID="_x0000_i1029" DrawAspect="Content" ObjectID="_1663077415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1pt;height:17.6pt" o:ole="">
                  <v:imagedata r:id="rId16" o:title=""/>
                </v:shape>
                <o:OLEObject Type="Embed" ProgID="Equation.DSMT4" ShapeID="_x0000_i1030" DrawAspect="Content" ObjectID="_1663077416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55pt;height:20.1pt" o:ole="">
                  <v:imagedata r:id="rId18" o:title=""/>
                </v:shape>
                <o:OLEObject Type="Embed" ProgID="Equation.3" ShapeID="_x0000_i1031" DrawAspect="Content" ObjectID="_1663077417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7pt;height:12.55pt" o:ole="">
                  <v:imagedata r:id="rId20" o:title=""/>
                </v:shape>
                <o:OLEObject Type="Embed" ProgID="Equation.3" ShapeID="_x0000_i1032" DrawAspect="Content" ObjectID="_1663077418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05pt;height:20.1pt" o:ole="">
                  <v:imagedata r:id="rId22" o:title=""/>
                </v:shape>
                <o:OLEObject Type="Embed" ProgID="Equation.DSMT4" ShapeID="_x0000_i1033" DrawAspect="Content" ObjectID="_1663077419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1pt;height:20.1pt" o:ole="">
                  <v:imagedata r:id="rId24" o:title=""/>
                </v:shape>
                <o:OLEObject Type="Embed" ProgID="Equation.DSMT4" ShapeID="_x0000_i1034" DrawAspect="Content" ObjectID="_1663077420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6pt;height:21.75pt" o:ole="">
                  <v:imagedata r:id="rId26" o:title=""/>
                </v:shape>
                <o:OLEObject Type="Embed" ProgID="Equation.DSMT4" ShapeID="_x0000_i1035" DrawAspect="Content" ObjectID="_1663077421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55pt;height:15.05pt" o:ole="">
                  <v:imagedata r:id="rId28" o:title=""/>
                </v:shape>
                <o:OLEObject Type="Embed" ProgID="Equation.DSMT4" ShapeID="_x0000_i1036" DrawAspect="Content" ObjectID="_1663077422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6pt;height:15.05pt" o:ole="">
                  <v:imagedata r:id="rId30" o:title=""/>
                </v:shape>
                <o:OLEObject Type="Embed" ProgID="Equation.DSMT4" ShapeID="_x0000_i1037" DrawAspect="Content" ObjectID="_1663077423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</w:tbl>
    <w:p w14:paraId="2977ABAD" w14:textId="2005B586" w:rsidR="002313A3" w:rsidRDefault="002313A3" w:rsidP="00ED688D">
      <w:pPr>
        <w:pStyle w:val="3"/>
        <w:spacing w:line="240" w:lineRule="auto"/>
        <w:rPr>
          <w:ins w:id="8" w:author="User" w:date="2020-09-24T15:27:00Z"/>
        </w:rPr>
      </w:pPr>
      <w:bookmarkStart w:id="9" w:name="_Ref488677723"/>
      <w:bookmarkStart w:id="10" w:name="_Toc500412061"/>
      <w:bookmarkStart w:id="11" w:name="_Toc39744831"/>
      <w:r>
        <w:lastRenderedPageBreak/>
        <w:t>Параметры, поступающие на вход алгоритма в процессе моделирования</w:t>
      </w:r>
      <w:bookmarkEnd w:id="9"/>
      <w:bookmarkEnd w:id="10"/>
      <w:bookmarkEnd w:id="11"/>
    </w:p>
    <w:p w14:paraId="1611912D" w14:textId="77777777" w:rsidR="003D14C5" w:rsidRPr="003D14C5" w:rsidRDefault="003D14C5">
      <w:pPr>
        <w:pPrChange w:id="12" w:author="User" w:date="2020-09-24T15:27:00Z">
          <w:pPr>
            <w:pStyle w:val="3"/>
            <w:spacing w:line="240" w:lineRule="auto"/>
          </w:pPr>
        </w:pPrChange>
      </w:pP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commentRangeStart w:id="13"/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38" type="#_x0000_t75" style="width:69.5pt;height:21.75pt" o:ole="">
                  <v:imagedata r:id="rId32" o:title=""/>
                </v:shape>
                <o:OLEObject Type="Embed" ProgID="Equation.DSMT4" ShapeID="_x0000_i1038" DrawAspect="Content" ObjectID="_1663077424" r:id="rId33"/>
              </w:object>
            </w:r>
            <w:commentRangeEnd w:id="13"/>
            <w:r w:rsidR="00D428DE">
              <w:rPr>
                <w:rStyle w:val="af0"/>
              </w:rPr>
              <w:commentReference w:id="13"/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591DD34B" w14:textId="77777777" w:rsidTr="006833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CE6EC" w14:textId="5091C9BD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9C5D" w14:textId="0B14385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1120" w:dyaOrig="420" w14:anchorId="2729D66F">
                <v:shape id="_x0000_i1039" type="#_x0000_t75" style="width:56.1pt;height:20.1pt" o:ole="">
                  <v:imagedata r:id="rId35" o:title=""/>
                </v:shape>
                <o:OLEObject Type="Embed" ProgID="Equation.DSMT4" ShapeID="_x0000_i1039" DrawAspect="Content" ObjectID="_1663077425" r:id="rId36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27135" w14:textId="21C33209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DB46D" w14:textId="3BECDD87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F9FF3" w14:textId="7479A98D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0BE9" w14:textId="07ECCFFE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ABD4A87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92C66" w14:textId="24134694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9033E" w14:textId="345CFC76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80" w:dyaOrig="420" w14:anchorId="55F1B296">
                <v:shape id="_x0000_i1040" type="#_x0000_t75" style="width:58.6pt;height:20.1pt" o:ole="">
                  <v:imagedata r:id="rId37" o:title=""/>
                </v:shape>
                <o:OLEObject Type="Embed" ProgID="Equation.DSMT4" ShapeID="_x0000_i1040" DrawAspect="Content" ObjectID="_1663077426" r:id="rId38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E5896" w14:textId="6E4DF7C8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3E05" w14:textId="50827C04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D2341" w14:textId="4C4BC631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E3B7E" w14:textId="22F40536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10A3D9F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7EBA9" w14:textId="38653ED6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87DEB" w14:textId="4B05624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1100" w:dyaOrig="420" w14:anchorId="30AF2AB0">
                <v:shape id="_x0000_i1041" type="#_x0000_t75" style="width:53.6pt;height:20.1pt" o:ole="">
                  <v:imagedata r:id="rId39" o:title=""/>
                </v:shape>
                <o:OLEObject Type="Embed" ProgID="Equation.DSMT4" ShapeID="_x0000_i1041" DrawAspect="Content" ObjectID="_1663077427" r:id="rId40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3A42B" w14:textId="289915F1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DF2F1" w14:textId="3980E893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DE1EA" w14:textId="4BA91A54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Z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A18" w14:textId="0678BC77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3C541EE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DB898" w14:textId="3633604A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F9F80" w14:textId="77777777" w:rsidR="001C6E2D" w:rsidRPr="009002DB" w:rsidRDefault="00EA6A79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 w14:anchorId="21F07B44">
                <v:shape id="_x0000_i1042" type="#_x0000_t75" style="width:72.85pt;height:21.75pt" o:ole="">
                  <v:imagedata r:id="rId41" o:title=""/>
                </v:shape>
                <o:OLEObject Type="Embed" ProgID="Equation.DSMT4" ShapeID="_x0000_i1042" DrawAspect="Content" ObjectID="_1663077428" r:id="rId42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6A3C7" w14:textId="77777777"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5DE90" w14:textId="5DD14451" w:rsidR="001C6E2D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значению ЭПР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808E9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13C" w14:textId="60E2DE85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6FF9328D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1A07" w14:textId="02701019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D220F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 w14:anchorId="21B59E92">
                <v:shape id="_x0000_i1043" type="#_x0000_t75" style="width:54.4pt;height:25.1pt" o:ole="">
                  <v:imagedata r:id="rId43" o:title=""/>
                </v:shape>
                <o:OLEObject Type="Embed" ProgID="Equation.DSMT4" ShapeID="_x0000_i1043" DrawAspect="Content" ObjectID="_1663077429" r:id="rId44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0770A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8017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DACF" w14:textId="6E4B4E09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7F2C4" w14:textId="7A7F847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23ED089C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5340C" w14:textId="22D6C082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7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8EB2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4F9109BA">
                <v:shape id="_x0000_i1044" type="#_x0000_t75" style="width:60.3pt;height:25.1pt" o:ole="">
                  <v:imagedata r:id="rId45" o:title=""/>
                </v:shape>
                <o:OLEObject Type="Embed" ProgID="Equation.DSMT4" ShapeID="_x0000_i1044" DrawAspect="Content" ObjectID="_1663077430" r:id="rId46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11071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0875C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592C3" w14:textId="4921B9E8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217A" w14:textId="090A5FA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4" w:name="_Toc500412062"/>
      <w:bookmarkStart w:id="15" w:name="_Toc39744832"/>
      <w:r>
        <w:t>Выходные параметры алгоритма</w:t>
      </w:r>
      <w:bookmarkEnd w:id="14"/>
      <w:bookmarkEnd w:id="15"/>
    </w:p>
    <w:p w14:paraId="3D441571" w14:textId="77777777" w:rsidR="00653541" w:rsidRPr="00653541" w:rsidRDefault="00653541" w:rsidP="00653541">
      <w:bookmarkStart w:id="16" w:name="_GoBack"/>
      <w:bookmarkEnd w:id="16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p w14:paraId="29EC946C" w14:textId="77777777" w:rsidR="00653541" w:rsidRDefault="00653541" w:rsidP="00ED688D">
      <w:pPr>
        <w:pStyle w:val="a4"/>
        <w:spacing w:line="240" w:lineRule="auto"/>
      </w:pP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 w14:anchorId="0A2EF160">
                <v:shape id="_x0000_i1045" type="#_x0000_t75" style="width:71.15pt;height:24.3pt" o:ole="">
                  <v:imagedata r:id="rId47" o:title=""/>
                </v:shape>
                <o:OLEObject Type="Embed" ProgID="Equation.DSMT4" ShapeID="_x0000_i1045" DrawAspect="Content" ObjectID="_1663077431" r:id="rId48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 w14:anchorId="45EEAA52">
                <v:shape id="_x0000_i1046" type="#_x0000_t75" style="width:77pt;height:24.3pt" o:ole="">
                  <v:imagedata r:id="rId49" o:title=""/>
                </v:shape>
                <o:OLEObject Type="Embed" ProgID="Equation.DSMT4" ShapeID="_x0000_i1046" DrawAspect="Content" ObjectID="_1663077432" r:id="rId5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14:paraId="25956463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9AD6" w14:textId="77777777" w:rsidR="008806C4" w:rsidRPr="00653541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D137" w14:textId="77777777"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008D956">
                <v:shape id="_x0000_i1047" type="#_x0000_t75" style="width:52.75pt;height:17.6pt" o:ole="">
                  <v:imagedata r:id="rId51" o:title=""/>
                </v:shape>
                <o:OLEObject Type="Embed" ProgID="Equation.DSMT4" ShapeID="_x0000_i1047" DrawAspect="Content" ObjectID="_1663077433" r:id="rId5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2423" w14:textId="77777777"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047E8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460D" w14:textId="77777777"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5876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14:paraId="1E3369E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E24F" w14:textId="77777777" w:rsidR="008E6B6B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150" w14:textId="77777777"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1E86B85F">
                <v:shape id="_x0000_i1048" type="#_x0000_t75" style="width:54.4pt;height:17.6pt" o:ole="">
                  <v:imagedata r:id="rId53" o:title=""/>
                </v:shape>
                <o:OLEObject Type="Embed" ProgID="Equation.DSMT4" ShapeID="_x0000_i1048" DrawAspect="Content" ObjectID="_1663077434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6BA91" w14:textId="77777777"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013EF" w14:textId="77777777"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987B2" w14:textId="77777777"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7A9A2" w14:textId="77777777"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14:paraId="278079A9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8F4" w14:textId="77777777" w:rsidR="008806C4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BC68" w14:textId="77777777"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315BDF5E">
                <v:shape id="_x0000_i1049" type="#_x0000_t75" style="width:64.45pt;height:20.1pt" o:ole="">
                  <v:imagedata r:id="rId55" o:title=""/>
                </v:shape>
                <o:OLEObject Type="Embed" ProgID="Equation.DSMT4" ShapeID="_x0000_i1049" DrawAspect="Content" ObjectID="_1663077435" r:id="rId5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BE4D4" w14:textId="77777777"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68D62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A9F74" w14:textId="26A16BCF" w:rsidR="008806C4" w:rsidRPr="003E035F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9B1BCFE">
                <v:shape id="_x0000_i1050" type="#_x0000_t75" style="width:16.75pt;height:15.05pt" o:ole="">
                  <v:imagedata r:id="rId57" o:title=""/>
                </v:shape>
                <o:OLEObject Type="Embed" ProgID="Equation.DSMT4" ShapeID="_x0000_i1050" DrawAspect="Content" ObjectID="_1663077436" r:id="rId58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3D71F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14:paraId="08875BD7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8011E" w14:textId="30CC7687" w:rsidR="003B46F5" w:rsidRPr="00653541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A2A2" w14:textId="77777777"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2C94DE3C">
                <v:shape id="_x0000_i1051" type="#_x0000_t75" style="width:69.5pt;height:20.1pt" o:ole="">
                  <v:imagedata r:id="rId59" o:title=""/>
                </v:shape>
                <o:OLEObject Type="Embed" ProgID="Equation.DSMT4" ShapeID="_x0000_i1051" DrawAspect="Content" ObjectID="_1663077437" r:id="rId6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EE650" w14:textId="77777777"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4D27" w14:textId="77777777"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8C96" w14:textId="0B8AF39C" w:rsidR="003B46F5" w:rsidRPr="003E035F" w:rsidRDefault="003B46F5" w:rsidP="003E035F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commentRangeStart w:id="17"/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commentRangeEnd w:id="17"/>
            <w:r w:rsidR="003D14C5">
              <w:rPr>
                <w:rStyle w:val="af0"/>
              </w:rPr>
              <w:commentReference w:id="17"/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579379D">
                <v:shape id="_x0000_i1052" type="#_x0000_t75" style="width:16.75pt;height:15.05pt" o:ole="">
                  <v:imagedata r:id="rId57" o:title=""/>
                </v:shape>
                <o:OLEObject Type="Embed" ProgID="Equation.DSMT4" ShapeID="_x0000_i1052" DrawAspect="Content" ObjectID="_1663077438" r:id="rId61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31E8" w14:textId="77777777"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8" w:name="_Toc500412063"/>
      <w:bookmarkStart w:id="19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8"/>
      <w:bookmarkEnd w:id="19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7FCC5FD3" w:rsidR="00315101" w:rsidRDefault="00EA6A79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53" type="#_x0000_t75" style="width:455.45pt;height:704.95pt" o:ole="">
            <v:imagedata r:id="rId62" o:title=""/>
          </v:shape>
          <o:OLEObject Type="Embed" ProgID="Visio.Drawing.11" ShapeID="_x0000_i1053" DrawAspect="Content" ObjectID="_1663077439" r:id="rId63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4" type="#_x0000_t75" style="width:15.05pt;height:17.6pt" o:ole="">
            <v:imagedata r:id="rId64" o:title=""/>
          </v:shape>
          <o:OLEObject Type="Embed" ProgID="Equation.DSMT4" ShapeID="_x0000_i1054" DrawAspect="Content" ObjectID="_1663077440" r:id="rId65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5" type="#_x0000_t75" style="width:15.05pt;height:17.6pt" o:ole="">
            <v:imagedata r:id="rId66" o:title=""/>
          </v:shape>
          <o:OLEObject Type="Embed" ProgID="Equation.DSMT4" ShapeID="_x0000_i1055" DrawAspect="Content" ObjectID="_1663077441" r:id="rId67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6" type="#_x0000_t75" style="width:14.25pt;height:17.6pt" o:ole="">
            <v:imagedata r:id="rId68" o:title=""/>
          </v:shape>
          <o:OLEObject Type="Embed" ProgID="Equation.DSMT4" ShapeID="_x0000_i1056" DrawAspect="Content" ObjectID="_1663077442" r:id="rId69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7" type="#_x0000_t75" style="width:24.3pt;height:21.75pt" o:ole="">
            <v:imagedata r:id="rId70" o:title=""/>
          </v:shape>
          <o:OLEObject Type="Embed" ProgID="Equation.DSMT4" ShapeID="_x0000_i1057" DrawAspect="Content" ObjectID="_1663077443" r:id="rId7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8" type="#_x0000_t75" style="width:25.1pt;height:21.75pt" o:ole="">
            <v:imagedata r:id="rId72" o:title=""/>
          </v:shape>
          <o:OLEObject Type="Embed" ProgID="Equation.DSMT4" ShapeID="_x0000_i1058" DrawAspect="Content" ObjectID="_1663077444" r:id="rId7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9" type="#_x0000_t75" style="width:24.3pt;height:21.75pt" o:ole="">
            <v:imagedata r:id="rId74" o:title=""/>
          </v:shape>
          <o:OLEObject Type="Embed" ProgID="Equation.DSMT4" ShapeID="_x0000_i1059" DrawAspect="Content" ObjectID="_1663077445" r:id="rId75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60" type="#_x0000_t75" style="width:21.75pt;height:17.6pt" o:ole="">
            <v:imagedata r:id="rId76" o:title=""/>
          </v:shape>
          <o:OLEObject Type="Embed" ProgID="Equation.DSMT4" ShapeID="_x0000_i1060" DrawAspect="Content" ObjectID="_1663077446" r:id="rId77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61" type="#_x0000_t75" style="width:27.65pt;height:21.75pt" o:ole="">
            <v:imagedata r:id="rId78" o:title=""/>
          </v:shape>
          <o:OLEObject Type="Embed" ProgID="Equation.DSMT4" ShapeID="_x0000_i1061" DrawAspect="Content" ObjectID="_1663077447" r:id="rId79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62" type="#_x0000_t75" style="width:29.3pt;height:24.3pt" o:ole="">
            <v:imagedata r:id="rId80" o:title=""/>
          </v:shape>
          <o:OLEObject Type="Embed" ProgID="Equation.DSMT4" ShapeID="_x0000_i1062" DrawAspect="Content" ObjectID="_1663077448" r:id="rId81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63" type="#_x0000_t75" style="width:10.05pt;height:11.7pt" o:ole="">
            <v:imagedata r:id="rId82" o:title=""/>
          </v:shape>
          <o:OLEObject Type="Embed" ProgID="Equation.DSMT4" ShapeID="_x0000_i1063" DrawAspect="Content" ObjectID="_1663077449" r:id="rId83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4" type="#_x0000_t75" style="width:11.7pt;height:15.05pt" o:ole="">
            <v:imagedata r:id="rId84" o:title=""/>
          </v:shape>
          <o:OLEObject Type="Embed" ProgID="Equation.DSMT4" ShapeID="_x0000_i1064" DrawAspect="Content" ObjectID="_1663077450" r:id="rId85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5" type="#_x0000_t75" style="width:14.25pt;height:17.6pt" o:ole="">
            <v:imagedata r:id="rId86" o:title=""/>
          </v:shape>
          <o:OLEObject Type="Embed" ProgID="Equation.DSMT4" ShapeID="_x0000_i1065" DrawAspect="Content" ObjectID="_1663077451" r:id="rId87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6" type="#_x0000_t75" style="width:25.1pt;height:17.6pt" o:ole="">
            <v:imagedata r:id="rId88" o:title=""/>
          </v:shape>
          <o:OLEObject Type="Embed" ProgID="Equation.DSMT4" ShapeID="_x0000_i1066" DrawAspect="Content" ObjectID="_1663077452" r:id="rId89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7" type="#_x0000_t75" style="width:15.05pt;height:21.75pt" o:ole="">
            <v:imagedata r:id="rId90" o:title=""/>
          </v:shape>
          <o:OLEObject Type="Embed" ProgID="Equation.DSMT4" ShapeID="_x0000_i1067" DrawAspect="Content" ObjectID="_1663077453" r:id="rId91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8" type="#_x0000_t75" style="width:15.05pt;height:17.6pt" o:ole="">
            <v:imagedata r:id="rId92" o:title=""/>
          </v:shape>
          <o:OLEObject Type="Embed" ProgID="Equation.DSMT4" ShapeID="_x0000_i1068" DrawAspect="Content" ObjectID="_1663077454" r:id="rId93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3D14C5">
        <w:rPr>
          <w:rPrChange w:id="20" w:author="User" w:date="2020-09-24T15:29:00Z">
            <w:rPr>
              <w:highlight w:val="yellow"/>
            </w:rPr>
          </w:rPrChange>
        </w:rPr>
        <w:noBreakHyphen/>
        <w:t> </w:t>
      </w:r>
      <w:r w:rsidR="00797A16" w:rsidRPr="003D14C5">
        <w:rPr>
          <w:rPrChange w:id="21" w:author="User" w:date="2020-09-24T15:29:00Z">
            <w:rPr>
              <w:highlight w:val="yellow"/>
            </w:rPr>
          </w:rPrChange>
        </w:rPr>
        <w:t xml:space="preserve">массив координат пространственных элементов участка картографирования, в которых размещена </w:t>
      </w:r>
      <w:r w:rsidR="00C26703" w:rsidRPr="003D14C5">
        <w:rPr>
          <w:rPrChange w:id="22" w:author="User" w:date="2020-09-24T15:29:00Z">
            <w:rPr>
              <w:highlight w:val="yellow"/>
            </w:rPr>
          </w:rPrChange>
        </w:rPr>
        <w:t xml:space="preserve">моделируемая </w:t>
      </w:r>
      <w:r w:rsidR="00797A16" w:rsidRPr="003D14C5">
        <w:rPr>
          <w:rPrChange w:id="23" w:author="User" w:date="2020-09-24T15:29:00Z">
            <w:rPr>
              <w:highlight w:val="yellow"/>
            </w:rPr>
          </w:rPrChange>
        </w:rPr>
        <w:t>цель</w:t>
      </w:r>
      <w:proofErr w:type="gramStart"/>
      <w:r w:rsidR="0091731E" w:rsidRPr="003D14C5">
        <w:rPr>
          <w:rPrChange w:id="24" w:author="User" w:date="2020-09-24T15:29:00Z">
            <w:rPr>
              <w:highlight w:val="yellow"/>
            </w:rPr>
          </w:rPrChange>
        </w:rPr>
        <w:br/>
      </w:r>
      <w:r w:rsidR="00797A16" w:rsidRPr="003D14C5">
        <w:rPr>
          <w:rPrChange w:id="25" w:author="User" w:date="2020-09-24T15:29:00Z">
            <w:rPr>
              <w:highlight w:val="yellow"/>
            </w:rPr>
          </w:rPrChange>
        </w:rPr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69" type="#_x0000_t75" style="width:84.55pt;height:21.75pt" o:ole="">
            <v:imagedata r:id="rId94" o:title=""/>
          </v:shape>
          <o:OLEObject Type="Embed" ProgID="Equation.DSMT4" ShapeID="_x0000_i1069" DrawAspect="Content" ObjectID="_1663077455" r:id="rId95"/>
        </w:object>
      </w:r>
      <w:r w:rsidR="009463AB" w:rsidRPr="003D14C5">
        <w:rPr>
          <w:color w:val="auto"/>
          <w:rPrChange w:id="26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70" type="#_x0000_t75" style="width:87.05pt;height:21.75pt" o:ole="">
            <v:imagedata r:id="rId96" o:title=""/>
          </v:shape>
          <o:OLEObject Type="Embed" ProgID="Equation.DSMT4" ShapeID="_x0000_i1070" DrawAspect="Content" ObjectID="_1663077456" r:id="rId97"/>
        </w:object>
      </w:r>
      <w:r w:rsidR="009463AB" w:rsidRPr="003D14C5">
        <w:rPr>
          <w:color w:val="auto"/>
          <w:rPrChange w:id="27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71" type="#_x0000_t75" style="width:80.35pt;height:21.75pt" o:ole="">
            <v:imagedata r:id="rId98" o:title=""/>
          </v:shape>
          <o:OLEObject Type="Embed" ProgID="Equation.DSMT4" ShapeID="_x0000_i1071" DrawAspect="Content" ObjectID="_1663077457" r:id="rId99"/>
        </w:object>
      </w:r>
      <w:r w:rsidR="00797A16" w:rsidRPr="003D14C5">
        <w:rPr>
          <w:rPrChange w:id="28" w:author="User" w:date="2020-09-24T15:29:00Z">
            <w:rPr>
              <w:highlight w:val="yellow"/>
            </w:rPr>
          </w:rPrChange>
        </w:rPr>
        <w:t>)</w:t>
      </w:r>
      <w:r w:rsidR="00186DC2" w:rsidRPr="00186DC2">
        <w:t>.</w:t>
      </w:r>
      <w:proofErr w:type="gramEnd"/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72" type="#_x0000_t75" style="width:256.2pt;height:32.65pt" o:ole="">
            <v:imagedata r:id="rId100" o:title=""/>
          </v:shape>
          <o:OLEObject Type="Embed" ProgID="Equation.DSMT4" ShapeID="_x0000_i1072" DrawAspect="Content" ObjectID="_1663077458" r:id="rId10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73" type="#_x0000_t75" style="width:82.05pt;height:21.75pt" o:ole="">
            <v:imagedata r:id="rId102" o:title=""/>
          </v:shape>
          <o:OLEObject Type="Embed" ProgID="Equation.DSMT4" ShapeID="_x0000_i1073" DrawAspect="Content" ObjectID="_1663077459" r:id="rId10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74" type="#_x0000_t75" style="width:11.7pt;height:15.05pt" o:ole="">
            <v:imagedata r:id="rId104" o:title=""/>
          </v:shape>
          <o:OLEObject Type="Embed" ProgID="Equation.DSMT4" ShapeID="_x0000_i1074" DrawAspect="Content" ObjectID="_1663077460" r:id="rId105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6B70FB7D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653541">
        <w:rPr>
          <w:color w:val="auto"/>
          <w:szCs w:val="28"/>
        </w:rPr>
        <w:t xml:space="preserve">на </w:t>
      </w:r>
      <w:commentRangeStart w:id="29"/>
      <w:r w:rsidRPr="00653541">
        <w:rPr>
          <w:i/>
          <w:color w:val="auto"/>
          <w:szCs w:val="28"/>
        </w:rPr>
        <w:t>два</w:t>
      </w:r>
      <w:commentRangeEnd w:id="29"/>
      <w:r w:rsidR="003D14C5" w:rsidRPr="00653541">
        <w:rPr>
          <w:rStyle w:val="af0"/>
        </w:rPr>
        <w:commentReference w:id="29"/>
      </w:r>
      <w:r w:rsidRPr="00653541">
        <w:rPr>
          <w:color w:val="auto"/>
          <w:szCs w:val="28"/>
        </w:rPr>
        <w:t xml:space="preserve"> </w:t>
      </w:r>
      <w:r w:rsidR="00FD29BD" w:rsidRPr="00653541">
        <w:rPr>
          <w:color w:val="auto"/>
          <w:szCs w:val="28"/>
        </w:rPr>
        <w:t xml:space="preserve">линейных размера пространственного </w:t>
      </w:r>
      <w:r w:rsidRPr="00653541">
        <w:rPr>
          <w:color w:val="auto"/>
          <w:szCs w:val="28"/>
        </w:rPr>
        <w:t>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75" type="#_x0000_t75" style="width:257.85pt;height:45.2pt" o:ole="">
            <v:imagedata r:id="rId106" o:title=""/>
          </v:shape>
          <o:OLEObject Type="Embed" ProgID="Equation.DSMT4" ShapeID="_x0000_i1075" DrawAspect="Content" ObjectID="_1663077461" r:id="rId107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076" type="#_x0000_t75" style="width:57.75pt;height:19.25pt" o:ole="">
            <v:imagedata r:id="rId108" o:title=""/>
          </v:shape>
          <o:OLEObject Type="Embed" ProgID="Equation.DSMT4" ShapeID="_x0000_i1076" DrawAspect="Content" ObjectID="_1663077462" r:id="rId109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77" type="#_x0000_t75" style="width:93.75pt;height:42.7pt" o:ole="">
            <v:imagedata r:id="rId110" o:title=""/>
          </v:shape>
          <o:OLEObject Type="Embed" ProgID="Equation.DSMT4" ShapeID="_x0000_i1077" DrawAspect="Content" ObjectID="_1663077463" r:id="rId111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0BCA715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</w:t>
      </w:r>
      <w:r w:rsidR="00FD29BD">
        <w:rPr>
          <w:color w:val="auto"/>
          <w:szCs w:val="28"/>
        </w:rPr>
        <w:t xml:space="preserve">линейных размера пространственного </w:t>
      </w:r>
      <w:r>
        <w:rPr>
          <w:color w:val="auto"/>
          <w:szCs w:val="28"/>
        </w:rPr>
        <w:t>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78" type="#_x0000_t75" style="width:257.85pt;height:45.2pt" o:ole="">
            <v:imagedata r:id="rId112" o:title=""/>
          </v:shape>
          <o:OLEObject Type="Embed" ProgID="Equation.DSMT4" ShapeID="_x0000_i1078" DrawAspect="Content" ObjectID="_1663077464" r:id="rId113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079" type="#_x0000_t75" style="width:60.3pt;height:19.25pt" o:ole="">
            <v:imagedata r:id="rId114" o:title=""/>
          </v:shape>
          <o:OLEObject Type="Embed" ProgID="Equation.DSMT4" ShapeID="_x0000_i1079" DrawAspect="Content" ObjectID="_1663077465" r:id="rId115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80" type="#_x0000_t75" style="width:93.75pt;height:42.7pt" o:ole="">
            <v:imagedata r:id="rId116" o:title=""/>
          </v:shape>
          <o:OLEObject Type="Embed" ProgID="Equation.DSMT4" ShapeID="_x0000_i1080" DrawAspect="Content" ObjectID="_1663077466" r:id="rId117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81" type="#_x0000_t75" style="width:161.6pt;height:40.2pt" o:ole="">
            <v:imagedata r:id="rId118" o:title=""/>
          </v:shape>
          <o:OLEObject Type="Embed" ProgID="Equation.DSMT4" ShapeID="_x0000_i1081" DrawAspect="Content" ObjectID="_1663077467" r:id="rId11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82" type="#_x0000_t75" style="width:54.4pt;height:39.35pt" o:ole="">
            <v:imagedata r:id="rId120" o:title=""/>
          </v:shape>
          <o:OLEObject Type="Embed" ProgID="Equation.DSMT4" ShapeID="_x0000_i1082" DrawAspect="Content" ObjectID="_1663077468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30" w:author="User" w:date="2020-09-24T15:00:00Z">
        <w:r w:rsidR="003D14C5">
          <w:rPr>
            <w:szCs w:val="28"/>
          </w:rPr>
          <w:t xml:space="preserve">временного интервала, соответствующего </w:t>
        </w:r>
      </w:ins>
      <w:del w:id="31" w:author="User" w:date="2020-09-24T15:00:00Z">
        <w:r w:rsidRPr="005D2A4E" w:rsidDel="003D14C5">
          <w:rPr>
            <w:szCs w:val="28"/>
            <w:highlight w:val="yellow"/>
          </w:rPr>
          <w:delText xml:space="preserve">временной </w:delText>
        </w:r>
      </w:del>
      <w:del w:id="32" w:author="User" w:date="2020-09-24T15:01:00Z">
        <w:r w:rsidRPr="005D2A4E" w:rsidDel="003D14C5">
          <w:rPr>
            <w:szCs w:val="28"/>
            <w:highlight w:val="yellow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33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83" type="#_x0000_t75" style="width:124.75pt;height:36.85pt" o:ole="">
            <v:imagedata r:id="rId122" o:title=""/>
          </v:shape>
          <o:OLEObject Type="Embed" ProgID="Equation.DSMT4" ShapeID="_x0000_i1083" DrawAspect="Content" ObjectID="_1663077469" r:id="rId12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84" type="#_x0000_t75" style="width:96.3pt;height:40.2pt" o:ole="">
            <v:imagedata r:id="rId124" o:title=""/>
          </v:shape>
          <o:OLEObject Type="Embed" ProgID="Equation.DSMT4" ShapeID="_x0000_i1084" DrawAspect="Content" ObjectID="_1663077470" r:id="rId12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85" type="#_x0000_t75" style="width:97.1pt;height:40.2pt" o:ole="">
            <v:imagedata r:id="rId126" o:title=""/>
          </v:shape>
          <o:OLEObject Type="Embed" ProgID="Equation.DSMT4" ShapeID="_x0000_i1085" DrawAspect="Content" ObjectID="_1663077471" r:id="rId12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86" type="#_x0000_t75" style="width:101.3pt;height:40.2pt" o:ole="">
            <v:imagedata r:id="rId128" o:title=""/>
          </v:shape>
          <o:OLEObject Type="Embed" ProgID="Equation.3" ShapeID="_x0000_i1086" DrawAspect="Content" ObjectID="_1663077472" r:id="rId12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87" type="#_x0000_t75" style="width:78.7pt;height:21.75pt" o:ole="">
            <v:imagedata r:id="rId130" o:title=""/>
          </v:shape>
          <o:OLEObject Type="Embed" ProgID="Equation.DSMT4" ShapeID="_x0000_i1087" DrawAspect="Content" ObjectID="_1663077473" r:id="rId131"/>
        </w:object>
      </w:r>
      <w:r>
        <w:rPr>
          <w:szCs w:val="28"/>
        </w:rPr>
        <w:t>);</w:t>
      </w:r>
      <w:proofErr w:type="gramEnd"/>
    </w:p>
    <w:p w14:paraId="351FCA2D" w14:textId="5AEF070A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653541">
        <w:rPr>
          <w:szCs w:val="28"/>
        </w:rPr>
        <w:noBreakHyphen/>
        <w:t xml:space="preserve"> значение </w:t>
      </w:r>
      <w:del w:id="34" w:author="User" w:date="2020-09-24T16:37:00Z">
        <w:r w:rsidRPr="00653541" w:rsidDel="00D428DE">
          <w:rPr>
            <w:szCs w:val="28"/>
          </w:rPr>
          <w:delText xml:space="preserve">фазы </w:delText>
        </w:r>
      </w:del>
      <w:ins w:id="35" w:author="User" w:date="2020-09-24T16:37:00Z">
        <w:r w:rsidR="00D428DE" w:rsidRPr="00653541">
          <w:rPr>
            <w:szCs w:val="28"/>
          </w:rPr>
          <w:t>фазового</w:t>
        </w:r>
      </w:ins>
      <w:ins w:id="36" w:author="User" w:date="2020-09-24T16:38:00Z">
        <w:r w:rsidR="00D428DE" w:rsidRPr="00653541">
          <w:rPr>
            <w:szCs w:val="28"/>
          </w:rPr>
          <w:t xml:space="preserve"> множителя, соответствующего </w:t>
        </w:r>
      </w:ins>
      <w:ins w:id="37" w:author="User" w:date="2020-09-24T16:37:00Z">
        <w:r w:rsidR="00D428DE" w:rsidRPr="00653541">
          <w:rPr>
            <w:szCs w:val="28"/>
          </w:rPr>
          <w:t xml:space="preserve"> </w:t>
        </w:r>
      </w:ins>
      <w:del w:id="38" w:author="User" w:date="2020-09-24T16:38:00Z">
        <w:r w:rsidRPr="00653541" w:rsidDel="00D428DE">
          <w:rPr>
            <w:szCs w:val="28"/>
          </w:rPr>
          <w:delText xml:space="preserve">переотражения </w:delText>
        </w:r>
      </w:del>
      <w:ins w:id="39" w:author="User" w:date="2020-09-24T16:38:00Z">
        <w:r w:rsidR="00D428DE" w:rsidRPr="00653541">
          <w:rPr>
            <w:szCs w:val="28"/>
          </w:rPr>
          <w:t xml:space="preserve">отражению сигнала  </w:t>
        </w:r>
      </w:ins>
      <w:del w:id="40" w:author="User" w:date="2020-09-24T16:38:00Z">
        <w:r w:rsidR="00FF5412" w:rsidRPr="00653541" w:rsidDel="00D428DE">
          <w:rPr>
            <w:szCs w:val="28"/>
          </w:rPr>
          <w:delText xml:space="preserve">для </w:delText>
        </w:r>
      </w:del>
      <w:ins w:id="41" w:author="User" w:date="2020-09-24T16:38:00Z">
        <w:r w:rsidR="00D428DE" w:rsidRPr="00653541">
          <w:rPr>
            <w:szCs w:val="28"/>
          </w:rPr>
          <w:t xml:space="preserve">в </w:t>
        </w:r>
      </w:ins>
      <w:r w:rsidR="00FF5412" w:rsidRPr="00653541">
        <w:rPr>
          <w:i/>
          <w:szCs w:val="28"/>
          <w:lang w:val="en-US"/>
        </w:rPr>
        <w:t>k</w:t>
      </w:r>
      <w:r w:rsidR="00FF5412" w:rsidRPr="00653541">
        <w:rPr>
          <w:szCs w:val="28"/>
        </w:rPr>
        <w:t>-</w:t>
      </w:r>
      <w:del w:id="42" w:author="User" w:date="2020-09-24T16:38:00Z">
        <w:r w:rsidR="00FF5412" w:rsidRPr="00653541" w:rsidDel="00D428DE">
          <w:rPr>
            <w:szCs w:val="28"/>
          </w:rPr>
          <w:delText xml:space="preserve">го </w:delText>
        </w:r>
      </w:del>
      <w:ins w:id="43" w:author="User" w:date="2020-09-24T16:38:00Z">
        <w:r w:rsidR="00D428DE" w:rsidRPr="00653541">
          <w:rPr>
            <w:szCs w:val="28"/>
          </w:rPr>
          <w:t xml:space="preserve">ом </w:t>
        </w:r>
      </w:ins>
      <w:r w:rsidR="00FF5412" w:rsidRPr="00653541">
        <w:rPr>
          <w:szCs w:val="28"/>
        </w:rPr>
        <w:t>период</w:t>
      </w:r>
      <w:ins w:id="44" w:author="User" w:date="2020-09-24T16:38:00Z">
        <w:r w:rsidR="00D428DE" w:rsidRPr="00653541">
          <w:rPr>
            <w:szCs w:val="28"/>
          </w:rPr>
          <w:t>е</w:t>
        </w:r>
      </w:ins>
      <w:del w:id="45" w:author="User" w:date="2020-09-24T16:38:00Z">
        <w:r w:rsidR="00FF5412" w:rsidRPr="00653541" w:rsidDel="00D428DE">
          <w:rPr>
            <w:szCs w:val="28"/>
          </w:rPr>
          <w:delText>а</w:delText>
        </w:r>
      </w:del>
      <w:r w:rsidR="00FF5412" w:rsidRPr="00653541">
        <w:rPr>
          <w:szCs w:val="28"/>
        </w:rPr>
        <w:t xml:space="preserve"> повторения </w:t>
      </w:r>
      <w:r w:rsidR="00FF5412" w:rsidRPr="00653541">
        <w:rPr>
          <w:position w:val="-16"/>
          <w:szCs w:val="28"/>
        </w:rPr>
        <w:object w:dxaOrig="360" w:dyaOrig="420" w14:anchorId="50A77388">
          <v:shape id="_x0000_i1088" type="#_x0000_t75" style="width:17.6pt;height:21.75pt" o:ole="">
            <v:imagedata r:id="rId132" o:title=""/>
          </v:shape>
          <o:OLEObject Type="Embed" ProgID="Equation.DSMT4" ShapeID="_x0000_i1088" DrawAspect="Content" ObjectID="_1663077474" r:id="rId133"/>
        </w:object>
      </w:r>
      <w:r w:rsidR="00233133" w:rsidRPr="00653541">
        <w:rPr>
          <w:szCs w:val="28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89" type="#_x0000_t75" style="width:83.7pt;height:25.1pt" o:ole="">
            <v:imagedata r:id="rId134" o:title=""/>
          </v:shape>
          <o:OLEObject Type="Embed" ProgID="Equation.DSMT4" ShapeID="_x0000_i1089" DrawAspect="Content" ObjectID="_1663077475" r:id="rId13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90" type="#_x0000_t75" style="width:183.35pt;height:94.6pt" o:ole="">
            <v:imagedata r:id="rId136" o:title=""/>
          </v:shape>
          <o:OLEObject Type="Embed" ProgID="Equation.DSMT4" ShapeID="_x0000_i1090" DrawAspect="Content" ObjectID="_1663077476" r:id="rId13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91" type="#_x0000_t75" style="width:255.35pt;height:32.65pt" o:ole="">
            <v:imagedata r:id="rId138" o:title=""/>
          </v:shape>
          <o:OLEObject Type="Embed" ProgID="Equation.DSMT4" ShapeID="_x0000_i1091" DrawAspect="Content" ObjectID="_1663077477" r:id="rId13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92" type="#_x0000_t75" style="width:113.85pt;height:42.7pt" o:ole="">
            <v:imagedata r:id="rId140" o:title=""/>
          </v:shape>
          <o:OLEObject Type="Embed" ProgID="Equation.DSMT4" ShapeID="_x0000_i1092" DrawAspect="Content" ObjectID="_1663077478" r:id="rId141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ins w:id="46" w:author="User" w:date="2020-09-24T15:41:00Z">
        <w:r w:rsidR="007B6FE1">
          <w:rPr>
            <w:szCs w:val="28"/>
          </w:rPr>
          <w:t xml:space="preserve">в качестве примера </w:t>
        </w:r>
      </w:ins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25DF206A" w:rsidR="008C4543" w:rsidRPr="00C651F0" w:rsidRDefault="00BF5472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7BEB5809" wp14:editId="294D4A3A">
            <wp:extent cx="5748052" cy="4399472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6165" r="7021" b="2968"/>
                    <a:stretch/>
                  </pic:blipFill>
                  <pic:spPr bwMode="auto">
                    <a:xfrm>
                      <a:off x="0" y="0"/>
                      <a:ext cx="5752006" cy="44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ins w:id="47" w:author="User" w:date="2020-09-24T16:37:00Z"/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93" type="#_x0000_t75" style="width:21.75pt;height:17.6pt" o:ole="">
            <v:imagedata r:id="rId143" o:title=""/>
          </v:shape>
          <o:OLEObject Type="Embed" ProgID="Equation.DSMT4" ShapeID="_x0000_i1093" DrawAspect="Content" ObjectID="_1663077479" r:id="rId144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94" type="#_x0000_t75" style="width:15.05pt;height:17.6pt" o:ole="">
            <v:imagedata r:id="rId64" o:title=""/>
          </v:shape>
          <o:OLEObject Type="Embed" ProgID="Equation.DSMT4" ShapeID="_x0000_i1094" DrawAspect="Content" ObjectID="_1663077480" r:id="rId145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95" type="#_x0000_t75" style="width:15.05pt;height:17.6pt" o:ole="">
            <v:imagedata r:id="rId66" o:title=""/>
          </v:shape>
          <o:OLEObject Type="Embed" ProgID="Equation.DSMT4" ShapeID="_x0000_i1095" DrawAspect="Content" ObjectID="_1663077481" r:id="rId146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96" type="#_x0000_t75" style="width:14.25pt;height:17.6pt" o:ole="">
            <v:imagedata r:id="rId68" o:title=""/>
          </v:shape>
          <o:OLEObject Type="Embed" ProgID="Equation.DSMT4" ShapeID="_x0000_i1096" DrawAspect="Content" ObjectID="_1663077482" r:id="rId147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97" type="#_x0000_t75" style="width:24.3pt;height:21.75pt" o:ole="">
            <v:imagedata r:id="rId74" o:title=""/>
          </v:shape>
          <o:OLEObject Type="Embed" ProgID="Equation.DSMT4" ShapeID="_x0000_i1097" DrawAspect="Content" ObjectID="_1663077483" r:id="rId148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98" type="#_x0000_t75" style="width:17.6pt;height:21.75pt" o:ole="">
            <v:imagedata r:id="rId149" o:title=""/>
          </v:shape>
          <o:OLEObject Type="Embed" ProgID="Equation.DSMT4" ShapeID="_x0000_i1098" DrawAspect="Content" ObjectID="_1663077484" r:id="rId150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99" type="#_x0000_t75" style="width:11.7pt;height:15.05pt" o:ole="">
            <v:imagedata r:id="rId151" o:title=""/>
          </v:shape>
          <o:OLEObject Type="Embed" ProgID="Equation.DSMT4" ShapeID="_x0000_i1099" DrawAspect="Content" ObjectID="_1663077485" r:id="rId152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100" type="#_x0000_t75" style="width:21.75pt;height:21.75pt" o:ole="">
            <v:imagedata r:id="rId153" o:title=""/>
          </v:shape>
          <o:OLEObject Type="Embed" ProgID="Equation.DSMT4" ShapeID="_x0000_i1100" DrawAspect="Content" ObjectID="_1663077486" r:id="rId154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101" type="#_x0000_t75" style="width:67pt;height:27.65pt" o:ole="">
            <v:imagedata r:id="rId155" o:title=""/>
          </v:shape>
          <o:OLEObject Type="Embed" ProgID="Equation.DSMT4" ShapeID="_x0000_i1101" DrawAspect="Content" ObjectID="_1663077487" r:id="rId156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102" type="#_x0000_t75" style="width:215.15pt;height:50.25pt" o:ole="">
            <v:imagedata r:id="rId157" o:title=""/>
          </v:shape>
          <o:OLEObject Type="Embed" ProgID="Equation.DSMT4" ShapeID="_x0000_i1102" DrawAspect="Content" ObjectID="_1663077488" r:id="rId158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103" type="#_x0000_t75" style="width:84.55pt;height:39.35pt" o:ole="">
            <v:imagedata r:id="rId159" o:title=""/>
          </v:shape>
          <o:OLEObject Type="Embed" ProgID="Equation.DSMT4" ShapeID="_x0000_i1103" DrawAspect="Content" ObjectID="_1663077489" r:id="rId160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104" type="#_x0000_t75" style="width:357.5pt;height:91.25pt" o:ole="">
            <v:imagedata r:id="rId161" o:title=""/>
          </v:shape>
          <o:OLEObject Type="Embed" ProgID="Equation.DSMT4" ShapeID="_x0000_i1104" DrawAspect="Content" ObjectID="_1663077490" r:id="rId162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105" type="#_x0000_t75" style="width:135.65pt;height:45.2pt" o:ole="">
            <v:imagedata r:id="rId163" o:title=""/>
          </v:shape>
          <o:OLEObject Type="Embed" ProgID="Equation.DSMT4" ShapeID="_x0000_i1105" DrawAspect="Content" ObjectID="_1663077491" r:id="rId164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106" type="#_x0000_t75" style="width:434.5pt;height:298.05pt" o:ole="">
            <v:imagedata r:id="rId165" o:title="" cropbottom="22594f"/>
          </v:shape>
          <o:OLEObject Type="Embed" ProgID="Visio.Drawing.11" ShapeID="_x0000_i1106" DrawAspect="Content" ObjectID="_1663077492" r:id="rId166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48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107" type="#_x0000_t75" style="width:42.7pt;height:21.75pt" o:ole="">
            <v:imagedata r:id="rId167" o:title=""/>
          </v:shape>
          <o:OLEObject Type="Embed" ProgID="Equation.DSMT4" ShapeID="_x0000_i1107" DrawAspect="Content" ObjectID="_1663077493" r:id="rId168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108" type="#_x0000_t75" style="width:41.85pt;height:21.75pt" o:ole="">
            <v:imagedata r:id="rId169" o:title=""/>
          </v:shape>
          <o:OLEObject Type="Embed" ProgID="Equation.DSMT4" ShapeID="_x0000_i1108" DrawAspect="Content" ObjectID="_1663077494" r:id="rId170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109" type="#_x0000_t75" style="width:14.25pt;height:17.6pt" o:ole="">
            <v:imagedata r:id="rId171" o:title=""/>
          </v:shape>
          <o:OLEObject Type="Embed" ProgID="Equation.DSMT4" ShapeID="_x0000_i1109" DrawAspect="Content" ObjectID="_1663077495" r:id="rId172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110" type="#_x0000_t75" style="width:21.75pt;height:21.75pt" o:ole="">
            <v:imagedata r:id="rId173" o:title=""/>
          </v:shape>
          <o:OLEObject Type="Embed" ProgID="Equation.DSMT4" ShapeID="_x0000_i1110" DrawAspect="Content" ObjectID="_1663077496" r:id="rId174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111" type="#_x0000_t75" style="width:67pt;height:21.75pt" o:ole="">
            <v:imagedata r:id="rId175" o:title=""/>
          </v:shape>
          <o:OLEObject Type="Embed" ProgID="Equation.DSMT4" ShapeID="_x0000_i1111" DrawAspect="Content" ObjectID="_1663077497" r:id="rId176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112" type="#_x0000_t75" style="width:42.7pt;height:21.75pt" o:ole="">
            <v:imagedata r:id="rId177" o:title=""/>
          </v:shape>
          <o:OLEObject Type="Embed" ProgID="Equation.DSMT4" ShapeID="_x0000_i1112" DrawAspect="Content" ObjectID="_1663077498" r:id="rId178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</w:t>
      </w:r>
      <w:ins w:id="49" w:author="User" w:date="2020-09-24T15:43:00Z">
        <w:r w:rsidR="007B6FE1">
          <w:rPr>
            <w:color w:val="auto"/>
            <w:szCs w:val="28"/>
          </w:rPr>
          <w:t xml:space="preserve">в качестве примера </w:t>
        </w:r>
      </w:ins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113" type="#_x0000_t75" style="width:25.1pt;height:17.6pt" o:ole="">
            <v:imagedata r:id="rId180" o:title=""/>
          </v:shape>
          <o:OLEObject Type="Embed" ProgID="Equation.DSMT4" ShapeID="_x0000_i1113" DrawAspect="Content" ObjectID="_1663077499" r:id="rId181"/>
        </w:object>
      </w:r>
      <w:r>
        <w:t xml:space="preserve"> </w:t>
      </w:r>
      <w:r w:rsidRPr="00D428DE">
        <w:t xml:space="preserve">= </w:t>
      </w:r>
      <w:r w:rsidRPr="00D428DE">
        <w:rPr>
          <w:rPrChange w:id="50" w:author="User" w:date="2020-09-24T15:49:00Z">
            <w:rPr>
              <w:highlight w:val="yellow"/>
            </w:rPr>
          </w:rPrChange>
        </w:rPr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14" type="#_x0000_t75" style="width:14.25pt;height:17.6pt" o:ole="">
            <v:imagedata r:id="rId182" o:title=""/>
          </v:shape>
          <o:OLEObject Type="Embed" ProgID="Equation.DSMT4" ShapeID="_x0000_i1114" DrawAspect="Content" ObjectID="_1663077500" r:id="rId183"/>
        </w:object>
      </w:r>
      <w:r>
        <w:t xml:space="preserve"> = 4 мкс, </w:t>
      </w:r>
      <w:r w:rsidRPr="007778F6">
        <w:rPr>
          <w:position w:val="-12"/>
        </w:rPr>
        <w:object w:dxaOrig="400" w:dyaOrig="380" w14:anchorId="106B182A">
          <v:shape id="_x0000_i1115" type="#_x0000_t75" style="width:20.1pt;height:17.6pt" o:ole="">
            <v:imagedata r:id="rId184" o:title=""/>
          </v:shape>
          <o:OLEObject Type="Embed" ProgID="Equation.DSMT4" ShapeID="_x0000_i1115" DrawAspect="Content" ObjectID="_1663077501" r:id="rId185"/>
        </w:object>
      </w:r>
      <w:r>
        <w:t xml:space="preserve"> = 2 мкс, </w:t>
      </w:r>
      <w:r w:rsidRPr="007778F6">
        <w:rPr>
          <w:position w:val="-12"/>
        </w:rPr>
        <w:object w:dxaOrig="440" w:dyaOrig="380" w14:anchorId="778AB4DB">
          <v:shape id="_x0000_i1116" type="#_x0000_t75" style="width:21.75pt;height:17.6pt" o:ole="">
            <v:imagedata r:id="rId186" o:title=""/>
          </v:shape>
          <o:OLEObject Type="Embed" ProgID="Equation.DSMT4" ShapeID="_x0000_i1116" DrawAspect="Content" ObjectID="_1663077502" r:id="rId187"/>
        </w:object>
      </w:r>
      <w:r>
        <w:t>= 10 мкс</w:t>
      </w:r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14C60F74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ins w:id="51" w:author="User" w:date="2020-09-24T15:42:00Z">
        <w:r w:rsidR="007B6FE1">
          <w:rPr>
            <w:color w:val="auto"/>
            <w:szCs w:val="28"/>
          </w:rPr>
          <w:t>,</w:t>
        </w:r>
      </w:ins>
      <w:r w:rsidR="009463AB">
        <w:rPr>
          <w:color w:val="auto"/>
          <w:szCs w:val="28"/>
        </w:rPr>
        <w:t xml:space="preserve"> равно</w:t>
      </w:r>
      <w:ins w:id="52" w:author="User" w:date="2020-09-24T15:42:00Z">
        <w:r w:rsidR="007B6FE1">
          <w:rPr>
            <w:color w:val="auto"/>
            <w:szCs w:val="28"/>
          </w:rPr>
          <w:t>го</w:t>
        </w:r>
      </w:ins>
      <w:del w:id="53" w:author="User" w:date="2020-09-24T15:42:00Z">
        <w:r w:rsidR="009463AB" w:rsidDel="007B6FE1">
          <w:rPr>
            <w:color w:val="auto"/>
            <w:szCs w:val="28"/>
          </w:rPr>
          <w:delText>му</w:delText>
        </w:r>
      </w:del>
      <w:r w:rsidR="009463AB">
        <w:rPr>
          <w:color w:val="auto"/>
          <w:szCs w:val="28"/>
        </w:rPr>
        <w:t xml:space="preserve">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 w14:anchorId="1F493F34">
          <v:shape id="_x0000_i1117" type="#_x0000_t75" style="width:50.25pt;height:17.6pt" o:ole="">
            <v:imagedata r:id="rId188" o:title=""/>
          </v:shape>
          <o:OLEObject Type="Embed" ProgID="Equation.DSMT4" ShapeID="_x0000_i1117" DrawAspect="Content" ObjectID="_1663077503" r:id="rId189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18" type="#_x0000_t75" style="width:42.7pt;height:17.6pt" o:ole="">
            <v:imagedata r:id="rId190" o:title=""/>
          </v:shape>
          <o:OLEObject Type="Embed" ProgID="Equation.DSMT4" ShapeID="_x0000_i1118" DrawAspect="Content" ObjectID="_1663077504" r:id="rId191"/>
        </w:object>
      </w:r>
      <w:r w:rsidR="00054916">
        <w:t>.</w:t>
      </w:r>
    </w:p>
    <w:p w14:paraId="2F80419C" w14:textId="77777777" w:rsidR="002E7679" w:rsidRPr="00D428DE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  <w:rPrChange w:id="54" w:author="User" w:date="2020-09-24T15:49:00Z">
            <w:rPr>
              <w:color w:val="auto"/>
              <w:szCs w:val="28"/>
              <w:highlight w:val="yellow"/>
            </w:rPr>
          </w:rPrChange>
        </w:rPr>
      </w:pPr>
      <w:r w:rsidRPr="00D428DE">
        <w:rPr>
          <w:rPrChange w:id="55" w:author="User" w:date="2020-09-24T15:49:00Z">
            <w:rPr>
              <w:highlight w:val="yellow"/>
            </w:rPr>
          </w:rPrChange>
        </w:rPr>
        <w:t>Расчет координат</w:t>
      </w:r>
      <w:r w:rsidR="00006EF9" w:rsidRPr="00D428DE">
        <w:rPr>
          <w:rPrChange w:id="56" w:author="User" w:date="2020-09-24T15:49:00Z">
            <w:rPr>
              <w:highlight w:val="yellow"/>
            </w:rPr>
          </w:rPrChange>
        </w:rPr>
        <w:t xml:space="preserve">ы </w:t>
      </w:r>
      <w:r w:rsidR="00006EF9" w:rsidRPr="00D428DE">
        <w:rPr>
          <w:lang w:val="en-US"/>
          <w:rPrChange w:id="57" w:author="User" w:date="2020-09-24T15:49:00Z">
            <w:rPr>
              <w:highlight w:val="yellow"/>
              <w:lang w:val="en-US"/>
            </w:rPr>
          </w:rPrChange>
        </w:rPr>
        <w:t>x</w:t>
      </w:r>
      <w:r w:rsidRPr="00D428DE">
        <w:rPr>
          <w:rPrChange w:id="58" w:author="User" w:date="2020-09-24T15:49:00Z">
            <w:rPr>
              <w:highlight w:val="yellow"/>
            </w:rPr>
          </w:rPrChange>
        </w:rPr>
        <w:t xml:space="preserve"> пространст</w:t>
      </w:r>
      <w:r w:rsidR="00006EF9" w:rsidRPr="00D428DE">
        <w:rPr>
          <w:rPrChange w:id="59" w:author="User" w:date="2020-09-24T15:49:00Z">
            <w:rPr>
              <w:highlight w:val="yellow"/>
            </w:rPr>
          </w:rPrChange>
        </w:rPr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19" type="#_x0000_t75" style="width:98.8pt;height:42.7pt" o:ole="">
            <v:imagedata r:id="rId192" o:title=""/>
          </v:shape>
          <o:OLEObject Type="Embed" ProgID="Equation.DSMT4" ShapeID="_x0000_i1119" DrawAspect="Content" ObjectID="_1663077505" r:id="rId193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20" type="#_x0000_t75" style="width:101.3pt;height:42.7pt" o:ole="">
            <v:imagedata r:id="rId194" o:title=""/>
          </v:shape>
          <o:OLEObject Type="Embed" ProgID="Equation.DSMT4" ShapeID="_x0000_i1120" DrawAspect="Content" ObjectID="_1663077506" r:id="rId19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60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D1B1E83" w:rsidR="009629A3" w:rsidRDefault="00186DC2" w:rsidP="00E9292B">
      <w:pPr>
        <w:pStyle w:val="ad"/>
        <w:spacing w:line="240" w:lineRule="auto"/>
        <w:ind w:left="0" w:firstLine="0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21" type="#_x0000_t75" style="width:178.35pt;height:32.65pt" o:ole="">
            <v:imagedata r:id="rId196" o:title=""/>
          </v:shape>
          <o:OLEObject Type="Embed" ProgID="Equation.DSMT4" ShapeID="_x0000_i1121" DrawAspect="Content" ObjectID="_1663077507" r:id="rId197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commentRangeStart w:id="61"/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commentRangeEnd w:id="61"/>
      <w:r w:rsidR="00D428DE">
        <w:rPr>
          <w:rStyle w:val="af0"/>
        </w:rPr>
        <w:commentReference w:id="61"/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62" w:author="User" w:date="2020-09-24T16:51:00Z">
        <w:r w:rsidDel="00D428DE">
          <w:rPr>
            <w:szCs w:val="28"/>
          </w:rPr>
          <w:delText xml:space="preserve">квадратура </w:delText>
        </w:r>
      </w:del>
      <w:ins w:id="63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22" type="#_x0000_t75" style="width:14.25pt;height:17.6pt" o:ole="">
            <v:imagedata r:id="rId198" o:title=""/>
          </v:shape>
          <o:OLEObject Type="Embed" ProgID="Equation.DSMT4" ShapeID="_x0000_i1122" DrawAspect="Content" ObjectID="_1663077508" r:id="rId199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64" w:name="_Toc500412058"/>
      <w:bookmarkStart w:id="65" w:name="_Toc39744828"/>
      <w:r>
        <w:t xml:space="preserve">Пояснения к </w:t>
      </w:r>
      <w:r w:rsidR="00402362">
        <w:t>алгоритм</w:t>
      </w:r>
      <w:bookmarkEnd w:id="64"/>
      <w:bookmarkEnd w:id="65"/>
      <w:r>
        <w:t>у</w:t>
      </w:r>
    </w:p>
    <w:p w14:paraId="03EDC7CE" w14:textId="77777777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14:paraId="5416D837" w14:textId="77777777" w:rsidR="00402362" w:rsidRPr="00954DCC" w:rsidRDefault="00E756B7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880" w:dyaOrig="1020" w14:anchorId="64938EA8">
          <v:shape id="_x0000_i1123" type="#_x0000_t75" style="width:394.35pt;height:50.25pt" o:ole="">
            <v:imagedata r:id="rId200" o:title=""/>
          </v:shape>
          <o:OLEObject Type="Embed" ProgID="Equation.DSMT4" ShapeID="_x0000_i1123" DrawAspect="Content" ObjectID="_1663077509" r:id="rId201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24" type="#_x0000_t75" style="width:25.1pt;height:21.75pt" o:ole="">
            <v:imagedata r:id="rId202" o:title=""/>
          </v:shape>
          <o:OLEObject Type="Embed" ProgID="Equation.DSMT4" ShapeID="_x0000_i1124" DrawAspect="Content" ObjectID="_1663077510" r:id="rId20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77777777" w:rsidR="00402362" w:rsidRPr="00801309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25" type="#_x0000_t75" style="width:36.85pt;height:25.1pt" o:ole="">
            <v:imagedata r:id="rId204" o:title=""/>
          </v:shape>
          <o:OLEObject Type="Embed" ProgID="Equation.DSMT4" ShapeID="_x0000_i1125" DrawAspect="Content" ObjectID="_1663077511" r:id="rId205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 w:rsidR="00402362">
        <w:rPr>
          <w:i/>
          <w:color w:val="auto"/>
          <w:lang w:val="en-US"/>
        </w:rPr>
        <w:t>i</w:t>
      </w:r>
      <w:proofErr w:type="spellEnd"/>
      <w:r w:rsidR="00402362" w:rsidRPr="00FB359B">
        <w:rPr>
          <w:color w:val="auto"/>
        </w:rPr>
        <w:t>-</w:t>
      </w:r>
      <w:r w:rsidR="00402362">
        <w:rPr>
          <w:color w:val="auto"/>
        </w:rPr>
        <w:t>го излучателя</w:t>
      </w:r>
      <w:r w:rsidR="00402362" w:rsidRPr="00801309">
        <w:rPr>
          <w:color w:val="auto"/>
        </w:rPr>
        <w:t>;</w:t>
      </w:r>
    </w:p>
    <w:p w14:paraId="2030C060" w14:textId="380F17D2" w:rsidR="00402362" w:rsidRPr="00864D8C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20"/>
        </w:rPr>
        <w:object w:dxaOrig="1760" w:dyaOrig="540" w14:anchorId="37F5E697">
          <v:shape id="_x0000_i1126" type="#_x0000_t75" style="width:87.05pt;height:26.8pt" o:ole="">
            <v:imagedata r:id="rId206" o:title=""/>
          </v:shape>
          <o:OLEObject Type="Embed" ProgID="Equation.DSMT4" ShapeID="_x0000_i1126" DrawAspect="Content" ObjectID="_1663077512" r:id="rId207"/>
        </w:object>
      </w:r>
      <w:r w:rsidR="00402362" w:rsidRPr="00D428DE">
        <w:rPr>
          <w:color w:val="auto"/>
          <w:rPrChange w:id="66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D428DE">
        <w:rPr>
          <w:color w:val="auto"/>
          <w:rPrChange w:id="67" w:author="User" w:date="2020-09-24T16:36:00Z">
            <w:rPr>
              <w:color w:val="auto"/>
              <w:highlight w:val="yellow"/>
            </w:rPr>
          </w:rPrChange>
        </w:rPr>
        <w:noBreakHyphen/>
        <w:t xml:space="preserve"> комплексный отсчет</w:t>
      </w:r>
      <w:del w:id="68" w:author="User" w:date="2020-09-24T15:53:00Z">
        <w:r w:rsidR="00402362" w:rsidRPr="00D428DE" w:rsidDel="00D428DE">
          <w:rPr>
            <w:color w:val="auto"/>
            <w:rPrChange w:id="69" w:author="User" w:date="2020-09-24T16:36:00Z">
              <w:rPr>
                <w:color w:val="auto"/>
                <w:highlight w:val="yellow"/>
              </w:rPr>
            </w:rPrChange>
          </w:rPr>
          <w:delText xml:space="preserve">, </w:delText>
        </w:r>
      </w:del>
      <w:ins w:id="70" w:author="User" w:date="2020-09-24T15:53:00Z">
        <w:r w:rsidR="00D428DE" w:rsidRPr="00D428DE">
          <w:rPr>
            <w:color w:val="auto"/>
            <w:rPrChange w:id="71" w:author="User" w:date="2020-09-24T16:36:00Z">
              <w:rPr>
                <w:color w:val="auto"/>
                <w:highlight w:val="yellow"/>
              </w:rPr>
            </w:rPrChange>
          </w:rPr>
          <w:t xml:space="preserve"> фазового множителя отражённого от </w:t>
        </w:r>
      </w:ins>
      <w:proofErr w:type="spellStart"/>
      <w:ins w:id="72" w:author="User" w:date="2020-09-24T16:26:00Z">
        <w:r w:rsidR="00D428DE" w:rsidRPr="00D428DE">
          <w:rPr>
            <w:i/>
            <w:color w:val="auto"/>
            <w:lang w:val="en-US"/>
          </w:rPr>
          <w:t>i</w:t>
        </w:r>
        <w:proofErr w:type="spellEnd"/>
        <w:r w:rsidR="00D428DE" w:rsidRPr="00D428DE">
          <w:rPr>
            <w:color w:val="auto"/>
          </w:rPr>
          <w:t xml:space="preserve">-го </w:t>
        </w:r>
        <w:r w:rsidR="00D428DE" w:rsidRPr="00D428DE">
          <w:rPr>
            <w:color w:val="auto"/>
            <w:rPrChange w:id="73" w:author="User" w:date="2020-09-24T16:36:00Z">
              <w:rPr>
                <w:color w:val="auto"/>
                <w:highlight w:val="yellow"/>
              </w:rPr>
            </w:rPrChange>
          </w:rPr>
          <w:t>излучателя</w:t>
        </w:r>
      </w:ins>
      <w:ins w:id="74" w:author="User" w:date="2020-09-24T15:53:00Z">
        <w:r w:rsidR="00D428DE" w:rsidRPr="00D428DE">
          <w:rPr>
            <w:color w:val="auto"/>
            <w:rPrChange w:id="75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ins w:id="76" w:author="User" w:date="2020-09-24T15:54:00Z">
        <w:r w:rsidR="00D428DE" w:rsidRPr="00D428DE">
          <w:rPr>
            <w:color w:val="auto"/>
            <w:rPrChange w:id="77" w:author="User" w:date="2020-09-24T16:36:00Z">
              <w:rPr>
                <w:color w:val="auto"/>
                <w:highlight w:val="yellow"/>
              </w:rPr>
            </w:rPrChange>
          </w:rPr>
          <w:t>сигнала</w:t>
        </w:r>
      </w:ins>
      <w:del w:id="78" w:author="User" w:date="2020-09-24T15:54:00Z">
        <w:r w:rsidR="00402362" w:rsidRPr="00D428DE" w:rsidDel="00D428DE">
          <w:rPr>
            <w:color w:val="auto"/>
            <w:rPrChange w:id="79" w:author="User" w:date="2020-09-24T16:36:00Z">
              <w:rPr>
                <w:color w:val="auto"/>
                <w:highlight w:val="yellow"/>
              </w:rPr>
            </w:rPrChange>
          </w:rPr>
          <w:delText>характеризующий межпериодную корреляцию сигнала (фаза переотражения)</w:delText>
        </w:r>
      </w:del>
      <w:r w:rsidR="00402362" w:rsidRPr="00D428DE">
        <w:rPr>
          <w:color w:val="auto"/>
          <w:rPrChange w:id="80" w:author="User" w:date="2020-09-24T16:36:00Z">
            <w:rPr>
              <w:color w:val="auto"/>
              <w:highlight w:val="yellow"/>
            </w:rPr>
          </w:rPrChange>
        </w:rPr>
        <w:t>;</w:t>
      </w:r>
    </w:p>
    <w:p w14:paraId="0950F7EC" w14:textId="3667F7F3"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 w14:anchorId="7137D199">
          <v:shape id="_x0000_i1127" type="#_x0000_t75" style="width:36.85pt;height:25.1pt" o:ole="">
            <v:imagedata r:id="rId208" o:title=""/>
          </v:shape>
          <o:OLEObject Type="Embed" ProgID="Equation.DSMT4" ShapeID="_x0000_i1127" DrawAspect="Content" ObjectID="_1663077513" r:id="rId209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ins w:id="81" w:author="User" w:date="2020-09-24T15:54:00Z">
        <w:r w:rsidR="00D428DE">
          <w:rPr>
            <w:color w:val="auto"/>
          </w:rPr>
          <w:t xml:space="preserve">множитель, учитывающий </w:t>
        </w:r>
      </w:ins>
      <w:del w:id="82" w:author="User" w:date="2020-09-24T15:54:00Z">
        <w:r w:rsidDel="00D428DE">
          <w:rPr>
            <w:color w:val="auto"/>
          </w:rPr>
          <w:delText xml:space="preserve">модуляция </w:delText>
        </w:r>
      </w:del>
      <w:ins w:id="83" w:author="User" w:date="2020-09-24T15:54:00Z">
        <w:r w:rsidR="00D428DE">
          <w:rPr>
            <w:color w:val="auto"/>
          </w:rPr>
          <w:t xml:space="preserve">модуляцию </w:t>
        </w:r>
      </w:ins>
      <w:r>
        <w:rPr>
          <w:color w:val="auto"/>
        </w:rPr>
        <w:t>сигнала ДНА</w:t>
      </w:r>
      <w:r w:rsidR="00E9292B" w:rsidRPr="00E9292B">
        <w:rPr>
          <w:color w:val="auto"/>
        </w:rPr>
        <w:t xml:space="preserve"> (</w:t>
      </w:r>
      <w:r w:rsidR="00E9292B">
        <w:rPr>
          <w:color w:val="auto"/>
        </w:rPr>
        <w:t>в алгоритме аппроксимируется гауссовой функцией</w:t>
      </w:r>
      <w:r w:rsidR="00E9292B" w:rsidRPr="00E9292B">
        <w:rPr>
          <w:color w:val="auto"/>
        </w:rPr>
        <w:t>)</w:t>
      </w:r>
      <w:r>
        <w:rPr>
          <w:color w:val="auto"/>
        </w:rPr>
        <w:t>;</w:t>
      </w:r>
    </w:p>
    <w:p w14:paraId="0243D26F" w14:textId="7422D8D3"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 w14:anchorId="0570E068">
          <v:shape id="_x0000_i1128" type="#_x0000_t75" style="width:349.95pt;height:56.95pt" o:ole="">
            <v:imagedata r:id="rId210" o:title=""/>
          </v:shape>
          <o:OLEObject Type="Embed" ProgID="Equation.DSMT4" ShapeID="_x0000_i1128" DrawAspect="Content" ObjectID="_1663077514" r:id="rId211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 w14:anchorId="565DB924">
          <v:shape id="_x0000_i1129" type="#_x0000_t75" style="width:106.35pt;height:51.9pt" o:ole="">
            <v:imagedata r:id="rId212" o:title=""/>
          </v:shape>
          <o:OLEObject Type="Embed" ProgID="Equation.DSMT4" ShapeID="_x0000_i1129" DrawAspect="Content" ObjectID="_1663077515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 w14:anchorId="64947F3B">
          <v:shape id="_x0000_i1130" type="#_x0000_t75" style="width:179.15pt;height:56.95pt" o:ole="">
            <v:imagedata r:id="rId214" o:title=""/>
          </v:shape>
          <o:OLEObject Type="Embed" ProgID="Equation.DSMT4" ShapeID="_x0000_i1130" DrawAspect="Content" ObjectID="_1663077516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</w:t>
      </w:r>
      <w:ins w:id="84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85" w:author="User" w:date="2020-09-24T15:55:00Z">
        <w:r w:rsidDel="00D428DE">
          <w:rPr>
            <w:color w:val="auto"/>
          </w:rPr>
          <w:delText xml:space="preserve">линейная </w:delText>
        </w:r>
      </w:del>
      <w:ins w:id="86" w:author="User" w:date="2020-09-24T15:55:00Z">
        <w:r w:rsidR="00D428DE">
          <w:rPr>
            <w:color w:val="auto"/>
          </w:rPr>
          <w:t xml:space="preserve">линейную </w:t>
        </w:r>
      </w:ins>
      <w:del w:id="87" w:author="User" w:date="2020-09-24T15:55:00Z">
        <w:r w:rsidDel="00D428DE">
          <w:rPr>
            <w:color w:val="auto"/>
          </w:rPr>
          <w:delText xml:space="preserve">частотная </w:delText>
        </w:r>
      </w:del>
      <w:ins w:id="88" w:author="User" w:date="2020-09-24T15:55:00Z">
        <w:r w:rsidR="00D428DE">
          <w:rPr>
            <w:color w:val="auto"/>
          </w:rPr>
          <w:t xml:space="preserve">частотную </w:t>
        </w:r>
      </w:ins>
      <w:del w:id="89" w:author="User" w:date="2020-09-24T15:55:00Z">
        <w:r w:rsidDel="00D428DE">
          <w:rPr>
            <w:color w:val="auto"/>
          </w:rPr>
          <w:delText>модуляция</w:delText>
        </w:r>
      </w:del>
      <w:ins w:id="90" w:author="User" w:date="2020-09-24T15:55:00Z">
        <w:r w:rsidR="00D428DE">
          <w:rPr>
            <w:color w:val="auto"/>
          </w:rPr>
          <w:t>модуляцию</w:t>
        </w:r>
      </w:ins>
      <w:ins w:id="91" w:author="User" w:date="2020-09-24T16:27:00Z">
        <w:r w:rsidR="00D428DE">
          <w:rPr>
            <w:color w:val="auto"/>
          </w:rPr>
          <w:t xml:space="preserve"> зондирующего сигнала</w:t>
        </w:r>
      </w:ins>
      <w:r>
        <w:rPr>
          <w:color w:val="auto"/>
        </w:rPr>
        <w:t xml:space="preserve">; </w:t>
      </w:r>
      <w:r w:rsidRPr="00FA18A2">
        <w:rPr>
          <w:color w:val="auto"/>
          <w:position w:val="-12"/>
        </w:rPr>
        <w:object w:dxaOrig="499" w:dyaOrig="380" w14:anchorId="2FE1DC84">
          <v:shape id="_x0000_i1131" type="#_x0000_t75" style="width:25.1pt;height:19.25pt" o:ole="">
            <v:imagedata r:id="rId216" o:title=""/>
          </v:shape>
          <o:OLEObject Type="Embed" ProgID="Equation.DSMT4" ShapeID="_x0000_i1131" DrawAspect="Content" ObjectID="_1663077517" r:id="rId21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 w14:anchorId="06D584E1">
          <v:shape id="_x0000_i1132" type="#_x0000_t75" style="width:14.25pt;height:19.25pt" o:ole="">
            <v:imagedata r:id="rId218" o:title=""/>
          </v:shape>
          <o:OLEObject Type="Embed" ProgID="Equation.DSMT4" ShapeID="_x0000_i1132" DrawAspect="Content" ObjectID="_1663077518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 w14:anchorId="485765CF">
          <v:shape id="_x0000_i1133" type="#_x0000_t75" style="width:10.05pt;height:11.7pt" o:ole="">
            <v:imagedata r:id="rId220" o:title=""/>
          </v:shape>
          <o:OLEObject Type="Embed" ProgID="Equation.DSMT4" ShapeID="_x0000_i1133" DrawAspect="Content" ObjectID="_1663077519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77E50698"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20" w:dyaOrig="1020" w14:anchorId="5BE98745">
          <v:shape id="_x0000_i1134" type="#_x0000_t75" style="width:104.65pt;height:50.25pt" o:ole="">
            <v:imagedata r:id="rId222" o:title=""/>
          </v:shape>
          <o:OLEObject Type="Embed" ProgID="Equation.DSMT4" ShapeID="_x0000_i1134" DrawAspect="Content" ObjectID="_1663077520" r:id="rId223"/>
        </w:object>
      </w:r>
      <w:r w:rsidRPr="00D428DE">
        <w:rPr>
          <w:color w:val="auto"/>
          <w:rPrChange w:id="92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Pr="00D428DE">
        <w:rPr>
          <w:color w:val="auto"/>
          <w:rPrChange w:id="93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94" w:author="User" w:date="2020-09-24T15:56:00Z">
        <w:r w:rsidR="00D428DE" w:rsidRPr="00D428DE">
          <w:rPr>
            <w:color w:val="auto"/>
            <w:rPrChange w:id="95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96" w:author="User" w:date="2020-09-24T15:56:00Z">
        <w:r w:rsidRPr="00D428DE" w:rsidDel="00D428DE">
          <w:rPr>
            <w:color w:val="auto"/>
            <w:rPrChange w:id="97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98" w:author="User" w:date="2020-09-24T15:56:00Z">
        <w:r w:rsidR="00D428DE" w:rsidRPr="00D428DE">
          <w:rPr>
            <w:color w:val="auto"/>
            <w:rPrChange w:id="99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100" w:author="User" w:date="2020-09-24T15:56:00Z">
        <w:r w:rsidRPr="00D428DE" w:rsidDel="00D428DE">
          <w:rPr>
            <w:color w:val="auto"/>
            <w:rPrChange w:id="101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102" w:author="User" w:date="2020-09-24T15:56:00Z">
        <w:r w:rsidR="00D428DE" w:rsidRPr="00D428DE">
          <w:rPr>
            <w:color w:val="auto"/>
            <w:rPrChange w:id="103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104" w:author="User" w:date="2020-09-24T15:57:00Z">
        <w:r w:rsidR="00D428DE" w:rsidRPr="00D428DE">
          <w:rPr>
            <w:color w:val="auto"/>
            <w:rPrChange w:id="105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106" w:author="User" w:date="2020-09-24T15:57:00Z">
        <w:r w:rsidRPr="00D428DE" w:rsidDel="00D428DE">
          <w:rPr>
            <w:color w:val="auto"/>
            <w:rPrChange w:id="107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108" w:author="User" w:date="2020-09-24T15:57:00Z">
        <w:r w:rsidR="00D428DE" w:rsidRPr="00D428DE">
          <w:rPr>
            <w:color w:val="auto"/>
            <w:rPrChange w:id="109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Pr="00D428DE">
        <w:rPr>
          <w:color w:val="auto"/>
          <w:rPrChange w:id="110" w:author="User" w:date="2020-09-24T16:36:00Z">
            <w:rPr>
              <w:color w:val="auto"/>
              <w:highlight w:val="yellow"/>
            </w:rPr>
          </w:rPrChange>
        </w:rPr>
        <w:t xml:space="preserve">отраженного </w:t>
      </w:r>
      <w:r w:rsidRPr="00D428DE">
        <w:rPr>
          <w:color w:val="auto"/>
          <w:rPrChange w:id="111" w:author="User" w:date="2020-09-24T16:36:00Z">
            <w:rPr>
              <w:color w:val="auto"/>
              <w:highlight w:val="yellow"/>
            </w:rPr>
          </w:rPrChange>
        </w:rPr>
        <w:lastRenderedPageBreak/>
        <w:t>импульса</w:t>
      </w:r>
      <w:r w:rsidRPr="00D428DE">
        <w:rPr>
          <w:color w:val="auto"/>
        </w:rPr>
        <w:t xml:space="preserve">, </w:t>
      </w:r>
      <w:ins w:id="112" w:author="User" w:date="2020-09-24T15:57:00Z">
        <w:r w:rsidR="00D428DE" w:rsidRPr="00D428DE">
          <w:rPr>
            <w:color w:val="auto"/>
          </w:rPr>
          <w:t xml:space="preserve">обусловленную </w:t>
        </w:r>
      </w:ins>
      <w:del w:id="113" w:author="User" w:date="2020-09-24T15:57:00Z">
        <w:r w:rsidRPr="00D428DE" w:rsidDel="00D428DE">
          <w:rPr>
            <w:color w:val="auto"/>
          </w:rPr>
          <w:delText xml:space="preserve">характеризующая </w:delText>
        </w:r>
      </w:del>
      <w:r w:rsidRPr="00D428DE">
        <w:rPr>
          <w:color w:val="auto"/>
        </w:rPr>
        <w:t>изменение</w:t>
      </w:r>
      <w:ins w:id="114" w:author="User" w:date="2020-09-24T15:57:00Z">
        <w:r w:rsidR="00D428DE" w:rsidRPr="00D428DE">
          <w:rPr>
            <w:color w:val="auto"/>
          </w:rPr>
          <w:t>м</w:t>
        </w:r>
      </w:ins>
      <w:r w:rsidRPr="00D428DE">
        <w:rPr>
          <w:color w:val="auto"/>
        </w:rPr>
        <w:t xml:space="preserve"> радиальной скорости носителя БРЛС и </w:t>
      </w:r>
      <w:proofErr w:type="spellStart"/>
      <w:r w:rsidRPr="00D428DE">
        <w:rPr>
          <w:i/>
          <w:color w:val="auto"/>
          <w:lang w:val="en-US"/>
        </w:rPr>
        <w:t>i</w:t>
      </w:r>
      <w:proofErr w:type="spellEnd"/>
      <w:r w:rsidRPr="00D428DE">
        <w:rPr>
          <w:color w:val="auto"/>
        </w:rPr>
        <w:t>-го излучателя на интервале синтезирования</w:t>
      </w:r>
      <w:r>
        <w:rPr>
          <w:color w:val="auto"/>
        </w:rPr>
        <w:t xml:space="preserve"> (комплексный отсчет траекторного сигнала).</w:t>
      </w:r>
    </w:p>
    <w:p w14:paraId="55F21633" w14:textId="283ADD72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</w:t>
      </w:r>
      <w:ins w:id="115" w:author="User" w:date="2020-09-24T16:28:00Z">
        <w:r w:rsidR="00D428DE">
          <w:rPr>
            <w:color w:val="auto"/>
          </w:rPr>
          <w:t>,</w:t>
        </w:r>
      </w:ins>
      <w:r>
        <w:rPr>
          <w:color w:val="auto"/>
        </w:rPr>
        <w:t xml:space="preserve"> представляет собой сумму сигналов, отраженных от каждого элемента для одного периода повторения:</w:t>
      </w:r>
    </w:p>
    <w:p w14:paraId="434A8090" w14:textId="77777777"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 w14:anchorId="28F75070">
          <v:shape id="_x0000_i1135" type="#_x0000_t75" style="width:119.7pt;height:32.65pt" o:ole="">
            <v:imagedata r:id="rId224" o:title=""/>
          </v:shape>
          <o:OLEObject Type="Embed" ProgID="Equation.DSMT4" ShapeID="_x0000_i1135" DrawAspect="Content" ObjectID="_1663077521" r:id="rId225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 w:rsidRPr="005B3019">
        <w:rPr>
          <w:color w:val="auto"/>
          <w:szCs w:val="28"/>
        </w:rPr>
        <w:t>4</w:t>
      </w:r>
      <w:r w:rsidRPr="0026358E">
        <w:rPr>
          <w:color w:val="auto"/>
          <w:szCs w:val="28"/>
        </w:rPr>
        <w:t>)</w:t>
      </w:r>
    </w:p>
    <w:p w14:paraId="1C32EC95" w14:textId="77777777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1.1.</w:t>
      </w:r>
    </w:p>
    <w:p w14:paraId="68AAC28E" w14:textId="22B8A581" w:rsidR="00402362" w:rsidRDefault="00E756B7" w:rsidP="00ED688D">
      <w:pPr>
        <w:spacing w:line="240" w:lineRule="auto"/>
        <w:ind w:firstLine="0"/>
        <w:jc w:val="center"/>
      </w:pPr>
      <w:r>
        <w:object w:dxaOrig="6909" w:dyaOrig="5240" w14:anchorId="145DF397">
          <v:shape id="_x0000_i1136" type="#_x0000_t75" style="width:443.7pt;height:336.55pt" o:ole="">
            <v:imagedata r:id="rId226" o:title=""/>
          </v:shape>
          <o:OLEObject Type="Embed" ProgID="Visio.Drawing.11" ShapeID="_x0000_i1136" DrawAspect="Content" ObjectID="_1663077522" r:id="rId227"/>
        </w:object>
      </w:r>
    </w:p>
    <w:p w14:paraId="79F6A4CA" w14:textId="77777777"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37" type="#_x0000_t75" style="width:11.7pt;height:21.75pt" o:ole="">
            <v:imagedata r:id="rId228" o:title=""/>
          </v:shape>
          <o:OLEObject Type="Embed" ProgID="Equation.DSMT4" ShapeID="_x0000_i1137" DrawAspect="Content" ObjectID="_1663077523" r:id="rId22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38" type="#_x0000_t75" style="width:24.3pt;height:21.75pt" o:ole="">
            <v:imagedata r:id="rId230" o:title=""/>
          </v:shape>
          <o:OLEObject Type="Embed" ProgID="Equation.DSMT4" ShapeID="_x0000_i1138" DrawAspect="Content" ObjectID="_1663077524" r:id="rId23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39" type="#_x0000_t75" style="width:25.1pt;height:21.75pt" o:ole="">
            <v:imagedata r:id="rId232" o:title=""/>
          </v:shape>
          <o:OLEObject Type="Embed" ProgID="Equation.DSMT4" ShapeID="_x0000_i1139" DrawAspect="Content" ObjectID="_1663077525" r:id="rId23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40" type="#_x0000_t75" style="width:24.3pt;height:21.75pt" o:ole="">
            <v:imagedata r:id="rId234" o:title=""/>
          </v:shape>
          <o:OLEObject Type="Embed" ProgID="Equation.DSMT4" ShapeID="_x0000_i1140" DrawAspect="Content" ObjectID="_1663077526" r:id="rId235"/>
        </w:object>
      </w:r>
      <w:r>
        <w:t>. Траектория движения БРЛС – прямолинейная с постоянной скоростью.</w:t>
      </w:r>
    </w:p>
    <w:p w14:paraId="18E8C2DE" w14:textId="186FCDF6"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r>
        <w:rPr>
          <w:vertAlign w:val="superscript"/>
        </w:rPr>
        <w:t>2</w:t>
      </w:r>
      <w:r>
        <w:t xml:space="preserve">).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 w14:anchorId="48620C39">
          <v:shape id="_x0000_i1141" type="#_x0000_t75" style="width:50.25pt;height:17.6pt" o:ole="">
            <v:imagedata r:id="rId236" o:title=""/>
          </v:shape>
          <o:OLEObject Type="Embed" ProgID="Equation.DSMT4" ShapeID="_x0000_i1141" DrawAspect="Content" ObjectID="_1663077527" r:id="rId23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 w14:anchorId="747BC470">
          <v:shape id="_x0000_i1142" type="#_x0000_t75" style="width:51.9pt;height:17.6pt" o:ole="">
            <v:imagedata r:id="rId238" o:title=""/>
          </v:shape>
          <o:OLEObject Type="Embed" ProgID="Equation.DSMT4" ShapeID="_x0000_i1142" DrawAspect="Content" ObjectID="_1663077528" r:id="rId23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 w14:anchorId="4B2C05CE">
          <v:shape id="_x0000_i1143" type="#_x0000_t75" style="width:47.7pt;height:17.6pt" o:ole="">
            <v:imagedata r:id="rId240" o:title=""/>
          </v:shape>
          <o:OLEObject Type="Embed" ProgID="Equation.DSMT4" ShapeID="_x0000_i1143" DrawAspect="Content" ObjectID="_1663077529" r:id="rId241"/>
        </w:object>
      </w:r>
      <w:r>
        <w:t xml:space="preserve">) </w:t>
      </w:r>
      <w:proofErr w:type="gramEnd"/>
      <w:r>
        <w:t xml:space="preserve">и </w:t>
      </w:r>
      <w:r w:rsidR="00E756B7">
        <w:t>средней ЭПР</w:t>
      </w:r>
      <w:r w:rsidRPr="004A3871">
        <w:rPr>
          <w:szCs w:val="28"/>
        </w:rPr>
        <w:t xml:space="preserve"> </w:t>
      </w:r>
      <w:r w:rsidR="00E756B7" w:rsidRPr="004A3871">
        <w:rPr>
          <w:color w:val="auto"/>
          <w:position w:val="-12"/>
          <w:szCs w:val="28"/>
          <w:lang w:eastAsia="en-US"/>
        </w:rPr>
        <w:object w:dxaOrig="1219" w:dyaOrig="420" w14:anchorId="72E79942">
          <v:shape id="_x0000_i1144" type="#_x0000_t75" style="width:61.1pt;height:20.1pt" o:ole="">
            <v:imagedata r:id="rId242" o:title=""/>
          </v:shape>
          <o:OLEObject Type="Embed" ProgID="Equation.DSMT4" ShapeID="_x0000_i1144" DrawAspect="Content" ObjectID="_1663077530" r:id="rId243"/>
        </w:object>
      </w:r>
      <w:r>
        <w:rPr>
          <w:color w:val="auto"/>
          <w:szCs w:val="28"/>
          <w:lang w:eastAsia="en-US"/>
        </w:rPr>
        <w:t>.</w:t>
      </w:r>
    </w:p>
    <w:p w14:paraId="348875F2" w14:textId="005433DD" w:rsidR="002E7679" w:rsidRPr="006D67F8" w:rsidRDefault="00D428DE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ins w:id="116" w:author="User" w:date="2020-09-24T16:29:00Z">
        <w:r>
          <w:rPr>
            <w:color w:val="auto"/>
            <w:szCs w:val="28"/>
            <w:lang w:eastAsia="en-US"/>
          </w:rPr>
          <w:t>Поясним р</w:t>
        </w:r>
      </w:ins>
      <w:del w:id="117" w:author="User" w:date="2020-09-24T16:29:00Z">
        <w:r w:rsidR="002E7679" w:rsidDel="00D428DE">
          <w:rPr>
            <w:color w:val="auto"/>
            <w:szCs w:val="28"/>
            <w:lang w:eastAsia="en-US"/>
          </w:rPr>
          <w:delText>Р</w:delText>
        </w:r>
      </w:del>
      <w:r w:rsidR="002E7679">
        <w:rPr>
          <w:color w:val="auto"/>
          <w:szCs w:val="28"/>
          <w:lang w:eastAsia="en-US"/>
        </w:rPr>
        <w:t>асчет координат пространственных элементов, занятых тенью объекта.</w:t>
      </w:r>
    </w:p>
    <w:p w14:paraId="7221A0B3" w14:textId="77777777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14:paraId="0F1EE06D" w14:textId="395651F1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</w:t>
      </w:r>
      <w:ins w:id="118" w:author="User" w:date="2020-09-24T16:30:00Z">
        <w:r w:rsidR="00D428DE">
          <w:rPr>
            <w:color w:val="auto"/>
            <w:szCs w:val="28"/>
            <w:lang w:eastAsia="en-US"/>
          </w:rPr>
          <w:t>,</w:t>
        </w:r>
      </w:ins>
      <w:r>
        <w:rPr>
          <w:color w:val="auto"/>
          <w:szCs w:val="28"/>
          <w:lang w:eastAsia="en-US"/>
        </w:rPr>
        <w:t xml:space="preserve"> равной двум элементам разрешения, приведена на рисунке 1.6.</w:t>
      </w:r>
    </w:p>
    <w:p w14:paraId="2E947091" w14:textId="77777777" w:rsidR="006D67F8" w:rsidRDefault="005B3019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 w14:anchorId="39EF689F">
          <v:shape id="_x0000_i1145" type="#_x0000_t75" style="width:456.3pt;height:272.95pt" o:ole="">
            <v:imagedata r:id="rId244" o:title=""/>
          </v:shape>
          <o:OLEObject Type="Embed" ProgID="Visio.Drawing.11" ShapeID="_x0000_i1145" DrawAspect="Content" ObjectID="_1663077531" r:id="rId245"/>
        </w:object>
      </w:r>
    </w:p>
    <w:p w14:paraId="0FAF42A5" w14:textId="77777777"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14:paraId="519C70DB" w14:textId="77777777"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 w14:anchorId="308D681D">
          <v:shape id="_x0000_i1146" type="#_x0000_t75" style="width:12.55pt;height:14.25pt" o:ole="">
            <v:imagedata r:id="rId246" o:title=""/>
          </v:shape>
          <o:OLEObject Type="Embed" ProgID="Equation.DSMT4" ShapeID="_x0000_i1146" DrawAspect="Content" ObjectID="_1663077532" r:id="rId247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 w14:anchorId="3BDFFDE5">
          <v:shape id="_x0000_i1147" type="#_x0000_t75" style="width:24.3pt;height:21.75pt" o:ole="">
            <v:imagedata r:id="rId248" o:title=""/>
          </v:shape>
          <o:OLEObject Type="Embed" ProgID="Equation.DSMT4" ShapeID="_x0000_i1147" DrawAspect="Content" ObjectID="_1663077533" r:id="rId249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 w14:anchorId="1B1C2079">
          <v:shape id="_x0000_i1148" type="#_x0000_t75" style="width:17.6pt;height:14.25pt" o:ole="">
            <v:imagedata r:id="rId250" o:title=""/>
          </v:shape>
          <o:OLEObject Type="Embed" ProgID="Equation.DSMT4" ShapeID="_x0000_i1148" DrawAspect="Content" ObjectID="_1663077534" r:id="rId251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 w14:anchorId="2116731D">
          <v:shape id="_x0000_i1149" type="#_x0000_t75" style="width:21.75pt;height:15.05pt" o:ole="">
            <v:imagedata r:id="rId252" o:title=""/>
          </v:shape>
          <o:OLEObject Type="Embed" ProgID="Equation.DSMT4" ShapeID="_x0000_i1149" DrawAspect="Content" ObjectID="_1663077535" r:id="rId253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 w14:anchorId="754AD901">
          <v:shape id="_x0000_i1150" type="#_x0000_t75" style="width:15.05pt;height:14.25pt" o:ole="">
            <v:imagedata r:id="rId254" o:title=""/>
          </v:shape>
          <o:OLEObject Type="Embed" ProgID="Equation.DSMT4" ShapeID="_x0000_i1150" DrawAspect="Content" ObjectID="_1663077536" r:id="rId255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14:paraId="79A2753F" w14:textId="6F9D9F50"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 w14:anchorId="5373E16A">
          <v:shape id="_x0000_i1151" type="#_x0000_t75" style="width:15.05pt;height:14.25pt" o:ole="">
            <v:imagedata r:id="rId254" o:title=""/>
          </v:shape>
          <o:OLEObject Type="Embed" ProgID="Equation.DSMT4" ShapeID="_x0000_i1151" DrawAspect="Content" ObjectID="_1663077537" r:id="rId256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 w14:anchorId="1F9B88A2">
          <v:shape id="_x0000_i1152" type="#_x0000_t75" style="width:17.6pt;height:14.25pt" o:ole="">
            <v:imagedata r:id="rId250" o:title=""/>
          </v:shape>
          <o:OLEObject Type="Embed" ProgID="Equation.DSMT4" ShapeID="_x0000_i1152" DrawAspect="Content" ObjectID="_1663077538" r:id="rId257"/>
        </w:object>
      </w:r>
      <w:r w:rsidRPr="00705006">
        <w:t xml:space="preserve"> </w:t>
      </w:r>
      <w:r>
        <w:t>с учетом предположения, что элемент</w:t>
      </w:r>
      <w:ins w:id="119" w:author="User" w:date="2020-09-24T16:30:00Z">
        <w:r w:rsidR="00D428DE">
          <w:t>,</w:t>
        </w:r>
      </w:ins>
      <w:r>
        <w:t xml:space="preserve"> занятый тенью</w:t>
      </w:r>
      <w:ins w:id="120" w:author="User" w:date="2020-09-24T16:30:00Z">
        <w:r w:rsidR="00D428DE">
          <w:t>,</w:t>
        </w:r>
      </w:ins>
      <w:r>
        <w:t xml:space="preserve">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 w14:anchorId="2CD5829F">
          <v:shape id="_x0000_i1153" type="#_x0000_t75" style="width:14.25pt;height:19.25pt" o:ole="">
            <v:imagedata r:id="rId258" o:title=""/>
          </v:shape>
          <o:OLEObject Type="Embed" ProgID="Equation.DSMT4" ShapeID="_x0000_i1153" DrawAspect="Content" ObjectID="_1663077539" r:id="rId259"/>
        </w:object>
      </w:r>
      <w:r>
        <w:t>.</w:t>
      </w:r>
    </w:p>
    <w:p w14:paraId="6878DD1B" w14:textId="77777777" w:rsidR="00705006" w:rsidRDefault="001755D3" w:rsidP="00ED688D">
      <w:pPr>
        <w:spacing w:line="240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 w14:anchorId="1600EA73">
          <v:shape id="_x0000_i1154" type="#_x0000_t75" style="width:30.15pt;height:15.05pt" o:ole="">
            <v:imagedata r:id="rId260" o:title=""/>
          </v:shape>
          <o:OLEObject Type="Embed" ProgID="Equation.DSMT4" ShapeID="_x0000_i1154" DrawAspect="Content" ObjectID="_1663077540" r:id="rId261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 w14:anchorId="3C2F0BB4">
          <v:shape id="_x0000_i1155" type="#_x0000_t75" style="width:92.1pt;height:20.1pt" o:ole="">
            <v:imagedata r:id="rId262" o:title=""/>
          </v:shape>
          <o:OLEObject Type="Embed" ProgID="Equation.DSMT4" ShapeID="_x0000_i1155" DrawAspect="Content" ObjectID="_1663077541" r:id="rId263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 w14:anchorId="73E0CEA1">
          <v:shape id="_x0000_i1156" type="#_x0000_t75" style="width:78.7pt;height:21.75pt" o:ole="">
            <v:imagedata r:id="rId264" o:title=""/>
          </v:shape>
          <o:OLEObject Type="Embed" ProgID="Equation.DSMT4" ShapeID="_x0000_i1156" DrawAspect="Content" ObjectID="_1663077542" r:id="rId265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 w14:anchorId="1263F951">
          <v:shape id="_x0000_i1157" type="#_x0000_t75" style="width:1in;height:21.75pt" o:ole="">
            <v:imagedata r:id="rId266" o:title=""/>
          </v:shape>
          <o:OLEObject Type="Embed" ProgID="Equation.DSMT4" ShapeID="_x0000_i1157" DrawAspect="Content" ObjectID="_1663077543" r:id="rId267"/>
        </w:object>
      </w:r>
      <w:r w:rsidR="004036AF" w:rsidRPr="004036AF">
        <w:t xml:space="preserve"> </w:t>
      </w:r>
      <w:r>
        <w:t>имеет вид:</w:t>
      </w:r>
      <w:proofErr w:type="gramEnd"/>
    </w:p>
    <w:p w14:paraId="7FC7524F" w14:textId="77777777" w:rsidR="001755D3" w:rsidRPr="00532956" w:rsidRDefault="00532956" w:rsidP="00E9292B">
      <w:pPr>
        <w:spacing w:line="240" w:lineRule="auto"/>
        <w:ind w:firstLine="0"/>
        <w:jc w:val="right"/>
      </w:pPr>
      <w:r w:rsidRPr="00532956">
        <w:rPr>
          <w:position w:val="-34"/>
        </w:rPr>
        <w:object w:dxaOrig="3400" w:dyaOrig="780" w14:anchorId="20605199">
          <v:shape id="_x0000_i1158" type="#_x0000_t75" style="width:171.65pt;height:39.35pt" o:ole="">
            <v:imagedata r:id="rId268" o:title=""/>
          </v:shape>
          <o:OLEObject Type="Embed" ProgID="Equation.DSMT4" ShapeID="_x0000_i1158" DrawAspect="Content" ObjectID="_1663077544" r:id="rId269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14:paraId="1CADAA6B" w14:textId="77777777"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 w14:anchorId="2A2724C3">
          <v:shape id="_x0000_i1159" type="#_x0000_t75" style="width:15.05pt;height:19.25pt" o:ole="">
            <v:imagedata r:id="rId270" o:title=""/>
          </v:shape>
          <o:OLEObject Type="Embed" ProgID="Equation.DSMT4" ShapeID="_x0000_i1159" DrawAspect="Content" ObjectID="_1663077545" r:id="rId271"/>
        </w:object>
      </w:r>
      <w:r>
        <w:t xml:space="preserve">, </w:t>
      </w:r>
      <w:r w:rsidR="00F13FE7" w:rsidRPr="00A271DD">
        <w:rPr>
          <w:position w:val="-12"/>
        </w:rPr>
        <w:object w:dxaOrig="300" w:dyaOrig="380" w14:anchorId="3ABA1FF0">
          <v:shape id="_x0000_i1160" type="#_x0000_t75" style="width:15.05pt;height:19.25pt" o:ole="">
            <v:imagedata r:id="rId272" o:title=""/>
          </v:shape>
          <o:OLEObject Type="Embed" ProgID="Equation.DSMT4" ShapeID="_x0000_i1160" DrawAspect="Content" ObjectID="_1663077546" r:id="rId273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14:paraId="4D6F9F51" w14:textId="3E1BF133" w:rsidR="00532956" w:rsidRPr="00532956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420" w:dyaOrig="1620" w14:anchorId="1167FE86">
          <v:shape id="_x0000_i1161" type="#_x0000_t75" style="width:171.65pt;height:80.35pt" o:ole="">
            <v:imagedata r:id="rId274" o:title=""/>
          </v:shape>
          <o:OLEObject Type="Embed" ProgID="Equation.DSMT4" ShapeID="_x0000_i1161" DrawAspect="Content" ObjectID="_1663077547" r:id="rId275"/>
        </w:object>
      </w:r>
      <w:r w:rsidR="00A01477" w:rsidRPr="00A01477">
        <w:t>.</w:t>
      </w:r>
      <w:r w:rsidR="00A01477" w:rsidRPr="00A01477">
        <w:tab/>
      </w:r>
      <w:r w:rsidR="00E9292B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14:paraId="4E3FB51A" w14:textId="77777777" w:rsidR="00532956" w:rsidRDefault="004036AF" w:rsidP="00ED688D">
      <w:pPr>
        <w:spacing w:line="240" w:lineRule="auto"/>
      </w:pPr>
      <w:r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 w14:anchorId="5D9C2754">
          <v:shape id="_x0000_i1162" type="#_x0000_t75" style="width:32.65pt;height:15.05pt" o:ole="">
            <v:imagedata r:id="rId276" o:title=""/>
          </v:shape>
          <o:OLEObject Type="Embed" ProgID="Equation.DSMT4" ShapeID="_x0000_i1162" DrawAspect="Content" ObjectID="_1663077548" r:id="rId277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 w14:anchorId="4A9DBAC0">
          <v:shape id="_x0000_i1163" type="#_x0000_t75" style="width:15.05pt;height:19.25pt" o:ole="">
            <v:imagedata r:id="rId278" o:title=""/>
          </v:shape>
          <o:OLEObject Type="Embed" ProgID="Equation.DSMT4" ShapeID="_x0000_i1163" DrawAspect="Content" ObjectID="_1663077549" r:id="rId279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 w14:anchorId="20122D8C">
          <v:shape id="_x0000_i1164" type="#_x0000_t75" style="width:15.05pt;height:19.25pt" o:ole="">
            <v:imagedata r:id="rId280" o:title=""/>
          </v:shape>
          <o:OLEObject Type="Embed" ProgID="Equation.DSMT4" ShapeID="_x0000_i1164" DrawAspect="Content" ObjectID="_1663077550" r:id="rId281"/>
        </w:object>
      </w:r>
      <w:r>
        <w:t xml:space="preserve"> остается без изменений:</w:t>
      </w:r>
    </w:p>
    <w:p w14:paraId="7D1375A4" w14:textId="21164202" w:rsidR="004036AF" w:rsidRPr="004036AF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360" w:dyaOrig="1620" w14:anchorId="746A0682">
          <v:shape id="_x0000_i1165" type="#_x0000_t75" style="width:168.3pt;height:80.35pt" o:ole="">
            <v:imagedata r:id="rId282" o:title=""/>
          </v:shape>
          <o:OLEObject Type="Embed" ProgID="Equation.DSMT4" ShapeID="_x0000_i1165" DrawAspect="Content" ObjectID="_1663077551" r:id="rId283"/>
        </w:object>
      </w:r>
      <w:r w:rsidR="00E9292B">
        <w:tab/>
      </w:r>
      <w:r w:rsidR="00E9292B">
        <w:tab/>
      </w:r>
      <w:r w:rsidR="00E9292B">
        <w:tab/>
      </w:r>
      <w:r w:rsidR="004036AF">
        <w:tab/>
        <w:t>(</w:t>
      </w:r>
      <w:r w:rsidR="008777A2" w:rsidRPr="005B3019">
        <w:t>1.27</w:t>
      </w:r>
      <w:r w:rsidR="004036AF">
        <w:t>)</w:t>
      </w:r>
    </w:p>
    <w:p w14:paraId="7B234175" w14:textId="06E6487A" w:rsidR="00C42F9E" w:rsidRPr="00082C41" w:rsidRDefault="0097491C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</w:p>
    <w:sectPr w:rsidR="00C42F9E" w:rsidRPr="00082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3" w:author="User" w:date="2020-09-24T16:46:00Z" w:initials="ШП">
    <w:p w14:paraId="5C1B6BC3" w14:textId="7F9C71D5" w:rsidR="002C5E2A" w:rsidRPr="00D428DE" w:rsidRDefault="002C5E2A">
      <w:pPr>
        <w:pStyle w:val="af1"/>
      </w:pPr>
      <w:r>
        <w:rPr>
          <w:rStyle w:val="af0"/>
        </w:rPr>
        <w:annotationRef/>
      </w:r>
      <w:r>
        <w:t xml:space="preserve">Что означает индекс </w:t>
      </w:r>
      <w:r>
        <w:rPr>
          <w:lang w:val="en-US"/>
        </w:rPr>
        <w:t>k</w:t>
      </w:r>
      <w:r>
        <w:t>?</w:t>
      </w:r>
    </w:p>
  </w:comment>
  <w:comment w:id="17" w:author="User" w:date="2020-09-24T14:41:00Z" w:initials="ШП">
    <w:p w14:paraId="2F8AD295" w14:textId="3D79B437" w:rsidR="002C5E2A" w:rsidRDefault="002C5E2A">
      <w:pPr>
        <w:pStyle w:val="af1"/>
      </w:pPr>
      <w:r>
        <w:rPr>
          <w:rStyle w:val="af0"/>
        </w:rPr>
        <w:annotationRef/>
      </w:r>
      <w:r>
        <w:t xml:space="preserve">Здесь сразу же при сдаче возникнут вопросы, почему используется </w:t>
      </w:r>
      <w:r w:rsidRPr="003D14C5">
        <w:rPr>
          <w:b/>
        </w:rPr>
        <w:t>пара</w:t>
      </w:r>
      <w:r>
        <w:t xml:space="preserve"> одноимённых координат. Нужно в пункте 1.1.5 пояснить.</w:t>
      </w:r>
    </w:p>
  </w:comment>
  <w:comment w:id="29" w:author="User" w:date="2020-09-24T15:02:00Z" w:initials="ШП">
    <w:p w14:paraId="21F4BDD2" w14:textId="26671BED" w:rsidR="002C5E2A" w:rsidRDefault="002C5E2A">
      <w:pPr>
        <w:pStyle w:val="af1"/>
      </w:pPr>
      <w:r>
        <w:rPr>
          <w:rStyle w:val="af0"/>
        </w:rPr>
        <w:annotationRef/>
      </w:r>
      <w:r>
        <w:t>В пояснениях к алгоритму нужно изложить, почему учитывается 2(3) элемента разрешения.</w:t>
      </w:r>
    </w:p>
  </w:comment>
  <w:comment w:id="61" w:author="User" w:date="2020-09-24T16:56:00Z" w:initials="ШП">
    <w:p w14:paraId="7D3484A8" w14:textId="2D97A4E7" w:rsidR="002C5E2A" w:rsidRDefault="002C5E2A">
      <w:pPr>
        <w:pStyle w:val="af1"/>
      </w:pPr>
      <w:r>
        <w:rPr>
          <w:rStyle w:val="af0"/>
        </w:rPr>
        <w:annotationRef/>
      </w:r>
      <w:r>
        <w:t xml:space="preserve">Зачем здесь множитель импульсной характеристики, если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8267A"/>
    <w:rsid w:val="00186DC2"/>
    <w:rsid w:val="001960B3"/>
    <w:rsid w:val="001A5E29"/>
    <w:rsid w:val="001B66C7"/>
    <w:rsid w:val="001C6E2D"/>
    <w:rsid w:val="001D7B3A"/>
    <w:rsid w:val="001E1CD2"/>
    <w:rsid w:val="001F4734"/>
    <w:rsid w:val="0020002E"/>
    <w:rsid w:val="00212479"/>
    <w:rsid w:val="002232B1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97F8D"/>
    <w:rsid w:val="002A6429"/>
    <w:rsid w:val="002B2760"/>
    <w:rsid w:val="002B7F57"/>
    <w:rsid w:val="002C5E2A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B46F5"/>
    <w:rsid w:val="003C190D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25566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5861"/>
    <w:rsid w:val="00767640"/>
    <w:rsid w:val="00771C08"/>
    <w:rsid w:val="007778F6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29A3"/>
    <w:rsid w:val="0097491C"/>
    <w:rsid w:val="009C45C2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66CD"/>
    <w:rsid w:val="00B77BF8"/>
    <w:rsid w:val="00BB2503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13FE7"/>
    <w:rsid w:val="00F32111"/>
    <w:rsid w:val="00FA18A2"/>
    <w:rsid w:val="00FB359B"/>
    <w:rsid w:val="00FD29BD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4.bin"/><Relationship Id="rId226" Type="http://schemas.openxmlformats.org/officeDocument/2006/relationships/image" Target="media/image109.emf"/><Relationship Id="rId268" Type="http://schemas.openxmlformats.org/officeDocument/2006/relationships/image" Target="media/image129.wmf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9.bin"/><Relationship Id="rId237" Type="http://schemas.openxmlformats.org/officeDocument/2006/relationships/oleObject" Target="embeddings/oleObject117.bin"/><Relationship Id="rId279" Type="http://schemas.openxmlformats.org/officeDocument/2006/relationships/oleObject" Target="embeddings/oleObject139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2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5.wmf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image" Target="media/image76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0.wmf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image" Target="media/image71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wmf"/><Relationship Id="rId281" Type="http://schemas.openxmlformats.org/officeDocument/2006/relationships/oleObject" Target="embeddings/oleObject140.bin"/><Relationship Id="rId34" Type="http://schemas.openxmlformats.org/officeDocument/2006/relationships/comments" Target="comments.xml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5.bin"/><Relationship Id="rId24" Type="http://schemas.openxmlformats.org/officeDocument/2006/relationships/image" Target="media/image10.wmf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3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30.bin"/><Relationship Id="rId14" Type="http://schemas.openxmlformats.org/officeDocument/2006/relationships/image" Target="media/image5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282" Type="http://schemas.openxmlformats.org/officeDocument/2006/relationships/image" Target="media/image136.wmf"/><Relationship Id="rId8" Type="http://schemas.openxmlformats.org/officeDocument/2006/relationships/image" Target="media/image2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8.emf"/><Relationship Id="rId163" Type="http://schemas.openxmlformats.org/officeDocument/2006/relationships/image" Target="media/image77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8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4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1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image" Target="media/image72.wmf"/><Relationship Id="rId174" Type="http://schemas.openxmlformats.org/officeDocument/2006/relationships/oleObject" Target="embeddings/oleObject8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9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262" Type="http://schemas.openxmlformats.org/officeDocument/2006/relationships/image" Target="media/image126.wmf"/><Relationship Id="rId283" Type="http://schemas.openxmlformats.org/officeDocument/2006/relationships/oleObject" Target="embeddings/oleObject141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8.wmf"/><Relationship Id="rId143" Type="http://schemas.openxmlformats.org/officeDocument/2006/relationships/image" Target="media/image69.wmf"/><Relationship Id="rId164" Type="http://schemas.openxmlformats.org/officeDocument/2006/relationships/oleObject" Target="embeddings/oleObject81.bin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1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6.bin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31.bin"/><Relationship Id="rId284" Type="http://schemas.openxmlformats.org/officeDocument/2006/relationships/fontTable" Target="fontTable.xml"/><Relationship Id="rId37" Type="http://schemas.openxmlformats.org/officeDocument/2006/relationships/image" Target="media/image16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2.wmf"/><Relationship Id="rId165" Type="http://schemas.openxmlformats.org/officeDocument/2006/relationships/image" Target="media/image78.e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wmf"/><Relationship Id="rId285" Type="http://schemas.openxmlformats.org/officeDocument/2006/relationships/theme" Target="theme/theme1.xml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275" Type="http://schemas.openxmlformats.org/officeDocument/2006/relationships/oleObject" Target="embeddings/oleObject137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84.wmf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8.emf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2.bin"/><Relationship Id="rId286" Type="http://schemas.microsoft.com/office/2011/relationships/commentsExtended" Target="commentsExtended.xml"/><Relationship Id="rId50" Type="http://schemas.openxmlformats.org/officeDocument/2006/relationships/oleObject" Target="embeddings/oleObject22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1.bin"/><Relationship Id="rId167" Type="http://schemas.openxmlformats.org/officeDocument/2006/relationships/image" Target="media/image79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5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28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3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6.bin"/><Relationship Id="rId256" Type="http://schemas.openxmlformats.org/officeDocument/2006/relationships/oleObject" Target="embeddings/oleObject127.bin"/><Relationship Id="rId277" Type="http://schemas.openxmlformats.org/officeDocument/2006/relationships/oleObject" Target="embeddings/oleObject138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emf"/><Relationship Id="rId83" Type="http://schemas.openxmlformats.org/officeDocument/2006/relationships/oleObject" Target="embeddings/oleObject39.bin"/><Relationship Id="rId179" Type="http://schemas.openxmlformats.org/officeDocument/2006/relationships/image" Target="media/image85.e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3.bin"/><Relationship Id="rId288" Type="http://schemas.microsoft.com/office/2011/relationships/people" Target="people.xml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image" Target="media/image80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4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image" Target="media/image70.wmf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4.wmf"/><Relationship Id="rId258" Type="http://schemas.openxmlformats.org/officeDocument/2006/relationships/image" Target="media/image124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2471</Words>
  <Characters>14089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8</cp:revision>
  <dcterms:created xsi:type="dcterms:W3CDTF">2020-10-01T12:15:00Z</dcterms:created>
  <dcterms:modified xsi:type="dcterms:W3CDTF">2020-10-01T14:04:00Z</dcterms:modified>
</cp:coreProperties>
</file>