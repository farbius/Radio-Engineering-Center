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77777777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77777777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14:paraId="38DCC6EA" w14:textId="58EE2144" w:rsidR="006E28BD" w:rsidRPr="00ED688D" w:rsidRDefault="00ED688D" w:rsidP="00ED688D">
      <w:pPr>
        <w:spacing w:line="240" w:lineRule="auto"/>
      </w:pPr>
      <w:r>
        <w:t>Представленный алгоритм формирования отраженного сигнала учитывает статистические характеристики отражений электромагнитной волны от наземных объектов, модуляцию реальной диаграммой направленности, а также расчет координат пространственных элементов, занятых тенью наземных объектов</w:t>
      </w:r>
      <w:r w:rsidR="0018267A">
        <w:t>,</w:t>
      </w:r>
      <w:bookmarkStart w:id="5" w:name="_GoBack"/>
      <w:bookmarkEnd w:id="5"/>
      <w:r>
        <w:t xml:space="preserve"> </w:t>
      </w:r>
      <w:r w:rsidR="003E035F">
        <w:t>высота которых превышает в два или три раза линейный размер пространственного элемента</w:t>
      </w:r>
      <w:r>
        <w:t>.</w:t>
      </w: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6" w:name="_Toc500412059"/>
      <w:bookmarkStart w:id="7" w:name="_Toc39744829"/>
      <w:r>
        <w:t>Предустановленные параметры</w:t>
      </w:r>
      <w:bookmarkEnd w:id="6"/>
      <w:bookmarkEnd w:id="7"/>
    </w:p>
    <w:p w14:paraId="778E9AB7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8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8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5D2A4E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5D2A4E">
              <w:rPr>
                <w:color w:val="auto"/>
                <w:position w:val="-12"/>
                <w:sz w:val="24"/>
                <w:highlight w:val="yellow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21.9pt" o:ole="">
                  <v:imagedata r:id="rId6" o:title=""/>
                </v:shape>
                <o:OLEObject Type="Embed" ProgID="Equation.DSMT4" ShapeID="_x0000_i1025" DrawAspect="Content" ObjectID="_1663071120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6pt;height:21.9pt" o:ole="">
                  <v:imagedata r:id="rId8" o:title=""/>
                </v:shape>
                <o:OLEObject Type="Embed" ProgID="Equation.DSMT4" ShapeID="_x0000_i1026" DrawAspect="Content" ObjectID="_1663071121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5D2A4E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5D2A4E">
              <w:rPr>
                <w:color w:val="auto"/>
                <w:position w:val="-12"/>
                <w:sz w:val="24"/>
                <w:highlight w:val="yellow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8pt;height:17.85pt" o:ole="">
                  <v:imagedata r:id="rId10" o:title=""/>
                </v:shape>
                <o:OLEObject Type="Embed" ProgID="Equation.DSMT4" ShapeID="_x0000_i1027" DrawAspect="Content" ObjectID="_1663071122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4pt;height:24.2pt" o:ole="">
                  <v:imagedata r:id="rId12" o:title=""/>
                </v:shape>
                <o:OLEObject Type="Embed" ProgID="Equation.DSMT4" ShapeID="_x0000_i1028" DrawAspect="Content" ObjectID="_1663071123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65pt;height:22.45pt" o:ole="">
                  <v:imagedata r:id="rId14" o:title=""/>
                </v:shape>
                <o:OLEObject Type="Embed" ProgID="Equation.DSMT4" ShapeID="_x0000_i1029" DrawAspect="Content" ObjectID="_1663071124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35pt;height:17.85pt" o:ole="">
                  <v:imagedata r:id="rId16" o:title=""/>
                </v:shape>
                <o:OLEObject Type="Embed" ProgID="Equation.DSMT4" ShapeID="_x0000_i1030" DrawAspect="Content" ObjectID="_1663071125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65pt;height:20.15pt" o:ole="">
                  <v:imagedata r:id="rId18" o:title=""/>
                </v:shape>
                <o:OLEObject Type="Embed" ProgID="Equation.3" ShapeID="_x0000_i1031" DrawAspect="Content" ObjectID="_1663071126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9pt;height:12.65pt" o:ole="">
                  <v:imagedata r:id="rId20" o:title=""/>
                </v:shape>
                <o:OLEObject Type="Embed" ProgID="Equation.3" ShapeID="_x0000_i1032" DrawAspect="Content" ObjectID="_1663071127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35pt;height:20.15pt" o:ole="">
                  <v:imagedata r:id="rId22" o:title=""/>
                </v:shape>
                <o:OLEObject Type="Embed" ProgID="Equation.DSMT4" ShapeID="_x0000_i1033" DrawAspect="Content" ObjectID="_1663071128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B766C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B766CD">
              <w:rPr>
                <w:color w:val="auto"/>
                <w:position w:val="-12"/>
                <w:sz w:val="24"/>
                <w:highlight w:val="yellow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35pt;height:20.15pt" o:ole="">
                  <v:imagedata r:id="rId24" o:title=""/>
                </v:shape>
                <o:OLEObject Type="Embed" ProgID="Equation.DSMT4" ShapeID="_x0000_i1034" DrawAspect="Content" ObjectID="_1663071129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3pt;height:21.9pt" o:ole="">
                  <v:imagedata r:id="rId26" o:title=""/>
                </v:shape>
                <o:OLEObject Type="Embed" ProgID="Equation.DSMT4" ShapeID="_x0000_i1035" DrawAspect="Content" ObjectID="_1663071130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65pt;height:15pt" o:ole="">
                  <v:imagedata r:id="rId28" o:title=""/>
                </v:shape>
                <o:OLEObject Type="Embed" ProgID="Equation.DSMT4" ShapeID="_x0000_i1036" DrawAspect="Content" ObjectID="_1663071131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3pt;height:15pt" o:ole="">
                  <v:imagedata r:id="rId30" o:title=""/>
                </v:shape>
                <o:OLEObject Type="Embed" ProgID="Equation.DSMT4" ShapeID="_x0000_i1037" DrawAspect="Content" ObjectID="_1663071132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6E28BD" w14:paraId="336BE3A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DECEED" w14:textId="77777777" w:rsidR="006E28BD" w:rsidRPr="009E4CD6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position w:val="-12"/>
                <w:sz w:val="24"/>
                <w:highlight w:val="yellow"/>
                <w:lang w:eastAsia="en-US"/>
              </w:rPr>
              <w:t>1</w:t>
            </w:r>
            <w:r w:rsidR="009035DE" w:rsidRPr="009E4CD6">
              <w:rPr>
                <w:color w:val="auto"/>
                <w:position w:val="-12"/>
                <w:sz w:val="24"/>
                <w:highlight w:val="yellow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52B9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 w14:anchorId="2413BA24">
                <v:shape id="_x0000_i1038" type="#_x0000_t75" style="width:50.1pt;height:17.85pt" o:ole="">
                  <v:imagedata r:id="rId32" o:title=""/>
                </v:shape>
                <o:OLEObject Type="Embed" ProgID="Equation.DSMT4" ShapeID="_x0000_i1038" DrawAspect="Content" ObjectID="_1663071133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73E38" w14:textId="77777777"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FA9A73" w14:textId="77777777" w:rsidR="006E28BD" w:rsidRPr="003D14C5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highlight w:val="yellow"/>
                <w:lang w:eastAsia="en-US"/>
              </w:rPr>
            </w:pPr>
            <w:r w:rsidRPr="003D14C5">
              <w:rPr>
                <w:color w:val="auto"/>
                <w:sz w:val="24"/>
                <w:highlight w:val="yellow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3F8C9" w14:textId="77777777" w:rsidR="006E28BD" w:rsidRPr="00A169A1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 w:rsidRPr="00485FE5">
              <w:rPr>
                <w:color w:val="auto"/>
                <w:sz w:val="24"/>
                <w:highlight w:val="yellow"/>
                <w:lang w:eastAsia="en-US"/>
              </w:rPr>
              <w:t xml:space="preserve">Массив координат наземной цели по оси </w:t>
            </w:r>
            <w:r w:rsidRPr="00485FE5">
              <w:rPr>
                <w:color w:val="auto"/>
                <w:sz w:val="24"/>
                <w:highlight w:val="yellow"/>
                <w:lang w:val="en-US" w:eastAsia="en-US"/>
              </w:rPr>
              <w:t>X</w:t>
            </w:r>
          </w:p>
        </w:tc>
      </w:tr>
      <w:tr w:rsidR="006E28BD" w14:paraId="3010304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A4794" w14:textId="77777777" w:rsidR="006E28BD" w:rsidRPr="009E4CD6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position w:val="-12"/>
                <w:sz w:val="24"/>
                <w:highlight w:val="yellow"/>
                <w:lang w:eastAsia="en-US"/>
              </w:rPr>
              <w:t>1</w:t>
            </w:r>
            <w:r w:rsidR="009035DE" w:rsidRPr="009E4CD6">
              <w:rPr>
                <w:color w:val="auto"/>
                <w:position w:val="-12"/>
                <w:sz w:val="24"/>
                <w:highlight w:val="yellow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8D75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 w14:anchorId="23D8C681">
                <v:shape id="_x0000_i1039" type="#_x0000_t75" style="width:51.85pt;height:17.85pt" o:ole="">
                  <v:imagedata r:id="rId34" o:title=""/>
                </v:shape>
                <o:OLEObject Type="Embed" ProgID="Equation.DSMT4" ShapeID="_x0000_i1039" DrawAspect="Content" ObjectID="_1663071134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1ADDC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BC0B91" w14:textId="77777777" w:rsidR="006E28BD" w:rsidRPr="003D14C5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3D14C5">
              <w:rPr>
                <w:color w:val="auto"/>
                <w:position w:val="-12"/>
                <w:sz w:val="24"/>
                <w:highlight w:val="yellow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148A72" w14:textId="77777777" w:rsidR="006E28BD" w:rsidRPr="009E4CD6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sz w:val="24"/>
                <w:highlight w:val="yellow"/>
                <w:lang w:eastAsia="en-US"/>
              </w:rPr>
              <w:t xml:space="preserve">Массив координат наземной цели по оси </w:t>
            </w:r>
            <w:r w:rsidRPr="009E4CD6">
              <w:rPr>
                <w:color w:val="auto"/>
                <w:sz w:val="24"/>
                <w:highlight w:val="yellow"/>
                <w:lang w:val="en-US" w:eastAsia="en-US"/>
              </w:rPr>
              <w:t>Y</w:t>
            </w:r>
          </w:p>
        </w:tc>
      </w:tr>
      <w:tr w:rsidR="006E28BD" w14:paraId="02238A8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8C6D1" w14:textId="77777777" w:rsidR="006E28BD" w:rsidRPr="009E4CD6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position w:val="-12"/>
                <w:sz w:val="24"/>
                <w:highlight w:val="yellow"/>
                <w:lang w:eastAsia="en-US"/>
              </w:rPr>
              <w:t>1</w:t>
            </w:r>
            <w:r w:rsidR="009035DE" w:rsidRPr="009E4CD6">
              <w:rPr>
                <w:color w:val="auto"/>
                <w:position w:val="-12"/>
                <w:sz w:val="24"/>
                <w:highlight w:val="yellow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903483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 w14:anchorId="4E440B05">
                <v:shape id="_x0000_i1040" type="#_x0000_t75" style="width:47.8pt;height:17.85pt" o:ole="">
                  <v:imagedata r:id="rId36" o:title=""/>
                </v:shape>
                <o:OLEObject Type="Embed" ProgID="Equation.DSMT4" ShapeID="_x0000_i1040" DrawAspect="Content" ObjectID="_1663071135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3B77B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6C26BB" w14:textId="77777777" w:rsidR="006E28BD" w:rsidRPr="003D14C5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commentRangeStart w:id="9"/>
            <w:r w:rsidRPr="003D14C5">
              <w:rPr>
                <w:color w:val="auto"/>
                <w:position w:val="-12"/>
                <w:sz w:val="24"/>
                <w:highlight w:val="yellow"/>
                <w:lang w:eastAsia="en-US"/>
              </w:rPr>
              <w:t>0</w:t>
            </w:r>
            <w:commentRangeEnd w:id="9"/>
            <w:r w:rsidR="00485FE5" w:rsidRPr="003D14C5">
              <w:rPr>
                <w:rStyle w:val="af0"/>
                <w:highlight w:val="yellow"/>
              </w:rPr>
              <w:commentReference w:id="9"/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16B4D2" w14:textId="77777777" w:rsidR="006E28BD" w:rsidRPr="009E4CD6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sz w:val="24"/>
                <w:highlight w:val="yellow"/>
                <w:lang w:eastAsia="en-US"/>
              </w:rPr>
              <w:t xml:space="preserve">Массив координат наземной цели по оси </w:t>
            </w:r>
            <w:r w:rsidRPr="009E4CD6">
              <w:rPr>
                <w:color w:val="auto"/>
                <w:sz w:val="24"/>
                <w:highlight w:val="yellow"/>
                <w:lang w:val="en-US" w:eastAsia="en-US"/>
              </w:rPr>
              <w:t>Z</w:t>
            </w:r>
          </w:p>
        </w:tc>
      </w:tr>
    </w:tbl>
    <w:p w14:paraId="25A0EB82" w14:textId="77777777" w:rsidR="006E28BD" w:rsidRDefault="006E28BD" w:rsidP="00ED688D">
      <w:pPr>
        <w:pStyle w:val="a4"/>
        <w:spacing w:after="240" w:line="240" w:lineRule="auto"/>
        <w:rPr>
          <w:color w:val="auto"/>
        </w:rPr>
      </w:pPr>
    </w:p>
    <w:p w14:paraId="2977ABAD" w14:textId="2005B586" w:rsidR="002313A3" w:rsidRDefault="002313A3" w:rsidP="00ED688D">
      <w:pPr>
        <w:pStyle w:val="3"/>
        <w:spacing w:line="240" w:lineRule="auto"/>
        <w:rPr>
          <w:ins w:id="10" w:author="User" w:date="2020-09-24T15:27:00Z"/>
        </w:rPr>
      </w:pPr>
      <w:bookmarkStart w:id="11" w:name="_Ref488677723"/>
      <w:bookmarkStart w:id="12" w:name="_Toc500412061"/>
      <w:bookmarkStart w:id="13" w:name="_Toc39744831"/>
      <w:r>
        <w:t>Параметры, поступающие на вход алгоритма в процессе моделирования</w:t>
      </w:r>
      <w:bookmarkEnd w:id="11"/>
      <w:bookmarkEnd w:id="12"/>
      <w:bookmarkEnd w:id="13"/>
    </w:p>
    <w:p w14:paraId="1611912D" w14:textId="77777777" w:rsidR="003D14C5" w:rsidRPr="003D14C5" w:rsidRDefault="003D14C5">
      <w:pPr>
        <w:pPrChange w:id="14" w:author="User" w:date="2020-09-24T15:27:00Z">
          <w:pPr>
            <w:pStyle w:val="3"/>
            <w:spacing w:line="240" w:lineRule="auto"/>
          </w:pPr>
        </w:pPrChange>
      </w:pP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lastRenderedPageBreak/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14:paraId="376A305A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commentRangeStart w:id="15"/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1" type="#_x0000_t75" style="width:69.7pt;height:21.9pt" o:ole="">
                  <v:imagedata r:id="rId39" o:title=""/>
                </v:shape>
                <o:OLEObject Type="Embed" ProgID="Equation.DSMT4" ShapeID="_x0000_i1041" DrawAspect="Content" ObjectID="_1663071136" r:id="rId40"/>
              </w:object>
            </w:r>
            <w:commentRangeEnd w:id="15"/>
            <w:r w:rsidR="00D428DE">
              <w:rPr>
                <w:rStyle w:val="af0"/>
              </w:rPr>
              <w:commentReference w:id="15"/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77777777" w:rsidR="009002DB" w:rsidRPr="008353F2" w:rsidRDefault="009002DB" w:rsidP="00ED688D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77777777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14:paraId="3C541EE5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DB898" w14:textId="77777777" w:rsidR="001C6E2D" w:rsidRPr="009E4CD6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sz w:val="24"/>
                <w:highlight w:val="yellow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F9F80" w14:textId="77777777" w:rsidR="001C6E2D" w:rsidRPr="009002DB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 w14:anchorId="21F07B44">
                <v:shape id="_x0000_i1042" type="#_x0000_t75" style="width:72.6pt;height:21.9pt" o:ole="">
                  <v:imagedata r:id="rId41" o:title=""/>
                </v:shape>
                <o:OLEObject Type="Embed" ProgID="Equation.DSMT4" ShapeID="_x0000_i1042" DrawAspect="Content" ObjectID="_1663071137" r:id="rId42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6A3C7" w14:textId="77777777" w:rsidR="001C6E2D" w:rsidRP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5DE90" w14:textId="77777777" w:rsidR="001C6E2D" w:rsidRDefault="001C6E2D" w:rsidP="00ED688D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commentRangeStart w:id="16"/>
            <w:r>
              <w:rPr>
                <w:color w:val="auto"/>
                <w:position w:val="-6"/>
                <w:sz w:val="24"/>
              </w:rPr>
              <w:t>0,0,0</w:t>
            </w:r>
            <w:commentRangeEnd w:id="16"/>
            <w:r w:rsidR="003D14C5">
              <w:rPr>
                <w:rStyle w:val="af0"/>
              </w:rPr>
              <w:commentReference w:id="16"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808E9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C13C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14:paraId="6FF9328D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1A07" w14:textId="77777777" w:rsidR="001C6E2D" w:rsidRPr="009E4CD6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eastAsia="en-US"/>
              </w:rPr>
            </w:pPr>
            <w:r w:rsidRPr="009E4CD6">
              <w:rPr>
                <w:color w:val="auto"/>
                <w:sz w:val="24"/>
                <w:highlight w:val="yellow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D220F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 w14:anchorId="21B59E92">
                <v:shape id="_x0000_i1043" type="#_x0000_t75" style="width:54.7pt;height:25.35pt" o:ole="">
                  <v:imagedata r:id="rId43" o:title=""/>
                </v:shape>
                <o:OLEObject Type="Embed" ProgID="Equation.DSMT4" ShapeID="_x0000_i1043" DrawAspect="Content" ObjectID="_1663071138" r:id="rId44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0770A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38017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DACF" w14:textId="77777777" w:rsidR="001C6E2D" w:rsidRPr="00035470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Реальная </w:t>
            </w:r>
            <w:commentRangeStart w:id="17"/>
            <w:r>
              <w:rPr>
                <w:color w:val="auto"/>
                <w:sz w:val="24"/>
                <w:lang w:eastAsia="en-US"/>
              </w:rPr>
              <w:t xml:space="preserve">квадратура фазы </w:t>
            </w:r>
            <w:commentRangeEnd w:id="17"/>
            <w:r w:rsidR="00485FE5">
              <w:rPr>
                <w:rStyle w:val="af0"/>
              </w:rPr>
              <w:commentReference w:id="17"/>
            </w:r>
            <w:r>
              <w:rPr>
                <w:color w:val="auto"/>
                <w:sz w:val="24"/>
                <w:lang w:eastAsia="en-US"/>
              </w:rPr>
              <w:t>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7F2C4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14:paraId="23ED089C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5340C" w14:textId="3386B31B" w:rsidR="001C6E2D" w:rsidRPr="009E4CD6" w:rsidRDefault="00595C8C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eastAsia="en-US"/>
              </w:rPr>
            </w:pPr>
            <w:r>
              <w:rPr>
                <w:color w:val="auto"/>
                <w:sz w:val="24"/>
                <w:highlight w:val="yellow"/>
                <w:lang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8EB2" w14:textId="77777777" w:rsidR="001C6E2D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4F9109BA">
                <v:shape id="_x0000_i1044" type="#_x0000_t75" style="width:59.9pt;height:25.35pt" o:ole="">
                  <v:imagedata r:id="rId45" o:title=""/>
                </v:shape>
                <o:OLEObject Type="Embed" ProgID="Equation.DSMT4" ShapeID="_x0000_i1044" DrawAspect="Content" ObjectID="_1663071139" r:id="rId46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11071" w14:textId="77777777" w:rsidR="001C6E2D" w:rsidRPr="00035470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0875C" w14:textId="77777777" w:rsidR="001C6E2D" w:rsidRDefault="001C6E2D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592C3" w14:textId="77777777" w:rsidR="001C6E2D" w:rsidRPr="00035470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Мнимая квадратура </w:t>
            </w:r>
            <w:commentRangeStart w:id="18"/>
            <w:r>
              <w:rPr>
                <w:color w:val="auto"/>
                <w:sz w:val="24"/>
                <w:lang w:eastAsia="en-US"/>
              </w:rPr>
              <w:t>фазы переотражения</w:t>
            </w:r>
            <w:commentRangeEnd w:id="18"/>
            <w:r w:rsidR="00485FE5">
              <w:rPr>
                <w:rStyle w:val="af0"/>
              </w:rPr>
              <w:commentReference w:id="18"/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217A" w14:textId="77777777" w:rsidR="001C6E2D" w:rsidRDefault="001C6E2D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9" w:name="_Toc500412062"/>
      <w:bookmarkStart w:id="20" w:name="_Toc39744832"/>
      <w:r>
        <w:t>Выходные параметры алгоритма</w:t>
      </w:r>
      <w:bookmarkEnd w:id="19"/>
      <w:bookmarkEnd w:id="20"/>
    </w:p>
    <w:p w14:paraId="7ECFC7F9" w14:textId="77777777" w:rsidR="002313A3" w:rsidRDefault="002313A3" w:rsidP="00ED688D">
      <w:pPr>
        <w:pStyle w:val="a4"/>
        <w:spacing w:line="240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 w14:anchorId="0A2EF160">
                <v:shape id="_x0000_i1045" type="#_x0000_t75" style="width:71.4pt;height:24.2pt" o:ole="">
                  <v:imagedata r:id="rId47" o:title=""/>
                </v:shape>
                <o:OLEObject Type="Embed" ProgID="Equation.DSMT4" ShapeID="_x0000_i1045" DrawAspect="Content" ObjectID="_1663071140" r:id="rId48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1C6E2D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 w14:anchorId="45EEAA52">
                <v:shape id="_x0000_i1046" type="#_x0000_t75" style="width:77.2pt;height:24.2pt" o:ole="">
                  <v:imagedata r:id="rId49" o:title=""/>
                </v:shape>
                <o:OLEObject Type="Embed" ProgID="Equation.DSMT4" ShapeID="_x0000_i1046" DrawAspect="Content" ObjectID="_1663071141" r:id="rId5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14:paraId="25956463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9AD6" w14:textId="77777777" w:rsidR="008806C4" w:rsidRPr="009E4CD6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val="en-US" w:eastAsia="en-US"/>
              </w:rPr>
            </w:pPr>
            <w:r w:rsidRPr="009E4CD6">
              <w:rPr>
                <w:color w:val="auto"/>
                <w:sz w:val="24"/>
                <w:highlight w:val="yellow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ED137" w14:textId="77777777" w:rsidR="008806C4" w:rsidRPr="001C6E2D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008D956">
                <v:shape id="_x0000_i1047" type="#_x0000_t75" style="width:52.4pt;height:17.85pt" o:ole="">
                  <v:imagedata r:id="rId51" o:title=""/>
                </v:shape>
                <o:OLEObject Type="Embed" ProgID="Equation.DSMT4" ShapeID="_x0000_i1047" DrawAspect="Content" ObjectID="_1663071142" r:id="rId5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D2423" w14:textId="77777777" w:rsidR="008806C4" w:rsidRP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047E8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3460D" w14:textId="77777777" w:rsidR="008806C4" w:rsidRP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</w:t>
            </w:r>
            <w:r w:rsidR="008806C4">
              <w:rPr>
                <w:color w:val="auto"/>
                <w:sz w:val="24"/>
                <w:lang w:eastAsia="en-US"/>
              </w:rPr>
              <w:t>оординат</w:t>
            </w:r>
            <w:r>
              <w:rPr>
                <w:color w:val="auto"/>
                <w:sz w:val="24"/>
                <w:lang w:eastAsia="en-US"/>
              </w:rPr>
              <w:t>ы</w:t>
            </w:r>
            <w:r w:rsidR="008806C4">
              <w:rPr>
                <w:color w:val="auto"/>
                <w:sz w:val="24"/>
                <w:lang w:eastAsia="en-US"/>
              </w:rPr>
              <w:t xml:space="preserve">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5876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E6B6B" w14:paraId="1E3369E5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E24F" w14:textId="77777777" w:rsidR="008E6B6B" w:rsidRPr="009E4CD6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val="en-US" w:eastAsia="en-US"/>
              </w:rPr>
            </w:pPr>
            <w:r w:rsidRPr="009E4CD6">
              <w:rPr>
                <w:color w:val="auto"/>
                <w:sz w:val="24"/>
                <w:highlight w:val="yellow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EE150" w14:textId="77777777" w:rsid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1E86B85F">
                <v:shape id="_x0000_i1048" type="#_x0000_t75" style="width:54.7pt;height:17.85pt" o:ole="">
                  <v:imagedata r:id="rId53" o:title=""/>
                </v:shape>
                <o:OLEObject Type="Embed" ProgID="Equation.DSMT4" ShapeID="_x0000_i1048" DrawAspect="Content" ObjectID="_1663071143" r:id="rId5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6BA91" w14:textId="77777777" w:rsidR="008E6B6B" w:rsidRPr="008E6B6B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013EF" w14:textId="77777777" w:rsidR="008E6B6B" w:rsidRDefault="00A3086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987B2" w14:textId="77777777" w:rsidR="008E6B6B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7A9A2" w14:textId="77777777" w:rsidR="008E6B6B" w:rsidRDefault="00A3086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14:paraId="278079A9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8F4" w14:textId="77777777" w:rsidR="008806C4" w:rsidRPr="009E4CD6" w:rsidRDefault="008E6B6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val="en-US" w:eastAsia="en-US"/>
              </w:rPr>
            </w:pPr>
            <w:r w:rsidRPr="009E4CD6">
              <w:rPr>
                <w:color w:val="auto"/>
                <w:sz w:val="24"/>
                <w:highlight w:val="yellow"/>
                <w:lang w:val="en-US" w:eastAsia="en-US"/>
              </w:rPr>
              <w:t>5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BC68" w14:textId="77777777" w:rsidR="008806C4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315BDF5E">
                <v:shape id="_x0000_i1049" type="#_x0000_t75" style="width:64.5pt;height:20.15pt" o:ole="">
                  <v:imagedata r:id="rId55" o:title=""/>
                </v:shape>
                <o:OLEObject Type="Embed" ProgID="Equation.DSMT4" ShapeID="_x0000_i1049" DrawAspect="Content" ObjectID="_1663071144" r:id="rId5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BE4D4" w14:textId="77777777" w:rsidR="008806C4" w:rsidRDefault="008806C4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68D62" w14:textId="77777777" w:rsidR="008806C4" w:rsidRDefault="008806C4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A9F74" w14:textId="26A16BCF" w:rsidR="008806C4" w:rsidRPr="003E035F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 w:rsidR="008E6B6B">
              <w:rPr>
                <w:color w:val="auto"/>
                <w:sz w:val="24"/>
                <w:lang w:val="en-US" w:eastAsia="en-US"/>
              </w:rPr>
              <w:t>X</w:t>
            </w:r>
            <w:r w:rsidR="003E035F"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9B1BCFE">
                <v:shape id="_x0000_i1165" type="#_x0000_t75" style="width:17.3pt;height:15pt" o:ole="">
                  <v:imagedata r:id="rId57" o:title=""/>
                </v:shape>
                <o:OLEObject Type="Embed" ProgID="Equation.DSMT4" ShapeID="_x0000_i1165" DrawAspect="Content" ObjectID="_1663071145" r:id="rId58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3D71F" w14:textId="77777777" w:rsidR="008806C4" w:rsidRDefault="008806C4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3B46F5" w14:paraId="08875BD7" w14:textId="77777777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8011E" w14:textId="30CC7687" w:rsidR="003B46F5" w:rsidRPr="003E035F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highlight w:val="yellow"/>
                <w:lang w:eastAsia="en-US"/>
              </w:rPr>
            </w:pPr>
            <w:r>
              <w:rPr>
                <w:color w:val="auto"/>
                <w:sz w:val="24"/>
                <w:highlight w:val="yellow"/>
                <w:lang w:eastAsia="en-US"/>
              </w:rPr>
              <w:t>6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FA2A2" w14:textId="77777777" w:rsidR="003B46F5" w:rsidRPr="001C6E2D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2C94DE3C">
                <v:shape id="_x0000_i1050" type="#_x0000_t75" style="width:69.7pt;height:20.15pt" o:ole="">
                  <v:imagedata r:id="rId59" o:title=""/>
                </v:shape>
                <o:OLEObject Type="Embed" ProgID="Equation.DSMT4" ShapeID="_x0000_i1050" DrawAspect="Content" ObjectID="_1663071146" r:id="rId6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EE650" w14:textId="77777777" w:rsidR="003B46F5" w:rsidRDefault="003B46F5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64D27" w14:textId="77777777" w:rsidR="003B46F5" w:rsidRDefault="003B46F5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A8C96" w14:textId="0B8AF39C" w:rsidR="003B46F5" w:rsidRPr="003E035F" w:rsidRDefault="003B46F5" w:rsidP="003E035F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commentRangeStart w:id="21"/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commentRangeEnd w:id="21"/>
            <w:r w:rsidR="003D14C5">
              <w:rPr>
                <w:rStyle w:val="af0"/>
              </w:rPr>
              <w:commentReference w:id="21"/>
            </w:r>
            <w:r w:rsidR="003E035F">
              <w:rPr>
                <w:color w:val="auto"/>
                <w:sz w:val="24"/>
                <w:lang w:eastAsia="en-US"/>
              </w:rPr>
              <w:t xml:space="preserve"> </w:t>
            </w:r>
            <w:r w:rsidR="003E035F">
              <w:rPr>
                <w:color w:val="auto"/>
                <w:sz w:val="24"/>
                <w:lang w:eastAsia="en-US"/>
              </w:rPr>
              <w:t xml:space="preserve">для элементов выше на </w:t>
            </w:r>
            <w:r w:rsidR="003E035F">
              <w:rPr>
                <w:color w:val="auto"/>
                <w:sz w:val="24"/>
                <w:lang w:eastAsia="en-US"/>
              </w:rPr>
              <w:t>3</w:t>
            </w:r>
            <w:r w:rsidR="003E035F"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1579379D">
                <v:shape id="_x0000_i1166" type="#_x0000_t75" style="width:17.3pt;height:15pt" o:ole="">
                  <v:imagedata r:id="rId57" o:title=""/>
                </v:shape>
                <o:OLEObject Type="Embed" ProgID="Equation.DSMT4" ShapeID="_x0000_i1166" DrawAspect="Content" ObjectID="_1663071147" r:id="rId61"/>
              </w:objec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31E8" w14:textId="77777777" w:rsidR="003B46F5" w:rsidRDefault="003B46F5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22" w:name="_Toc500412063"/>
      <w:bookmarkStart w:id="23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22"/>
      <w:bookmarkEnd w:id="23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77346717" w:rsidR="00315101" w:rsidRDefault="00595C8C" w:rsidP="00ED688D">
      <w:pPr>
        <w:spacing w:line="240" w:lineRule="auto"/>
        <w:ind w:firstLine="0"/>
        <w:jc w:val="center"/>
      </w:pPr>
      <w:r>
        <w:object w:dxaOrig="8277" w:dyaOrig="12789" w14:anchorId="0AF781BC">
          <v:shape id="_x0000_i1164" type="#_x0000_t75" style="width:437.75pt;height:676.8pt" o:ole="">
            <v:imagedata r:id="rId62" o:title=""/>
          </v:shape>
          <o:OLEObject Type="Embed" ProgID="Visio.Drawing.11" ShapeID="_x0000_i1164" DrawAspect="Content" ObjectID="_1663071148" r:id="rId63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51" type="#_x0000_t75" style="width:15pt;height:17.85pt" o:ole="">
            <v:imagedata r:id="rId64" o:title=""/>
          </v:shape>
          <o:OLEObject Type="Embed" ProgID="Equation.DSMT4" ShapeID="_x0000_i1051" DrawAspect="Content" ObjectID="_1663071149" r:id="rId65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2" type="#_x0000_t75" style="width:15pt;height:17.85pt" o:ole="">
            <v:imagedata r:id="rId66" o:title=""/>
          </v:shape>
          <o:OLEObject Type="Embed" ProgID="Equation.DSMT4" ShapeID="_x0000_i1052" DrawAspect="Content" ObjectID="_1663071150" r:id="rId67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3" type="#_x0000_t75" style="width:14.4pt;height:17.85pt" o:ole="">
            <v:imagedata r:id="rId68" o:title=""/>
          </v:shape>
          <o:OLEObject Type="Embed" ProgID="Equation.DSMT4" ShapeID="_x0000_i1053" DrawAspect="Content" ObjectID="_1663071151" r:id="rId69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4" type="#_x0000_t75" style="width:24.2pt;height:21.9pt" o:ole="">
            <v:imagedata r:id="rId70" o:title=""/>
          </v:shape>
          <o:OLEObject Type="Embed" ProgID="Equation.DSMT4" ShapeID="_x0000_i1054" DrawAspect="Content" ObjectID="_1663071152" r:id="rId7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5" type="#_x0000_t75" style="width:24.75pt;height:21.9pt" o:ole="">
            <v:imagedata r:id="rId72" o:title=""/>
          </v:shape>
          <o:OLEObject Type="Embed" ProgID="Equation.DSMT4" ShapeID="_x0000_i1055" DrawAspect="Content" ObjectID="_1663071153" r:id="rId7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6" type="#_x0000_t75" style="width:24.2pt;height:21.9pt" o:ole="">
            <v:imagedata r:id="rId74" o:title=""/>
          </v:shape>
          <o:OLEObject Type="Embed" ProgID="Equation.DSMT4" ShapeID="_x0000_i1056" DrawAspect="Content" ObjectID="_1663071154" r:id="rId75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57" type="#_x0000_t75" style="width:21.9pt;height:17.85pt" o:ole="">
            <v:imagedata r:id="rId76" o:title=""/>
          </v:shape>
          <o:OLEObject Type="Embed" ProgID="Equation.DSMT4" ShapeID="_x0000_i1057" DrawAspect="Content" ObjectID="_1663071155" r:id="rId77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58" type="#_x0000_t75" style="width:27.65pt;height:21.9pt" o:ole="">
            <v:imagedata r:id="rId78" o:title=""/>
          </v:shape>
          <o:OLEObject Type="Embed" ProgID="Equation.DSMT4" ShapeID="_x0000_i1058" DrawAspect="Content" ObjectID="_1663071156" r:id="rId79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59" type="#_x0000_t75" style="width:29.4pt;height:24.2pt" o:ole="">
            <v:imagedata r:id="rId80" o:title=""/>
          </v:shape>
          <o:OLEObject Type="Embed" ProgID="Equation.DSMT4" ShapeID="_x0000_i1059" DrawAspect="Content" ObjectID="_1663071157" r:id="rId81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60" type="#_x0000_t75" style="width:9.8pt;height:12.1pt" o:ole="">
            <v:imagedata r:id="rId82" o:title=""/>
          </v:shape>
          <o:OLEObject Type="Embed" ProgID="Equation.DSMT4" ShapeID="_x0000_i1060" DrawAspect="Content" ObjectID="_1663071158" r:id="rId83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61" type="#_x0000_t75" style="width:12.1pt;height:15pt" o:ole="">
            <v:imagedata r:id="rId84" o:title=""/>
          </v:shape>
          <o:OLEObject Type="Embed" ProgID="Equation.DSMT4" ShapeID="_x0000_i1061" DrawAspect="Content" ObjectID="_1663071159" r:id="rId85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2" type="#_x0000_t75" style="width:14.4pt;height:17.85pt" o:ole="">
            <v:imagedata r:id="rId86" o:title=""/>
          </v:shape>
          <o:OLEObject Type="Embed" ProgID="Equation.DSMT4" ShapeID="_x0000_i1062" DrawAspect="Content" ObjectID="_1663071160" r:id="rId87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3" type="#_x0000_t75" style="width:24.75pt;height:17.85pt" o:ole="">
            <v:imagedata r:id="rId88" o:title=""/>
          </v:shape>
          <o:OLEObject Type="Embed" ProgID="Equation.DSMT4" ShapeID="_x0000_i1063" DrawAspect="Content" ObjectID="_1663071161" r:id="rId89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4" type="#_x0000_t75" style="width:15pt;height:21.9pt" o:ole="">
            <v:imagedata r:id="rId90" o:title=""/>
          </v:shape>
          <o:OLEObject Type="Embed" ProgID="Equation.DSMT4" ShapeID="_x0000_i1064" DrawAspect="Content" ObjectID="_1663071162" r:id="rId91"/>
        </w:object>
      </w:r>
      <w:r>
        <w:t>;</w:t>
      </w:r>
    </w:p>
    <w:p w14:paraId="2BCF8A8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5" type="#_x0000_t75" style="width:15pt;height:17.85pt" o:ole="">
            <v:imagedata r:id="rId92" o:title=""/>
          </v:shape>
          <o:OLEObject Type="Embed" ProgID="Equation.DSMT4" ShapeID="_x0000_i1065" DrawAspect="Content" ObjectID="_1663071163" r:id="rId93"/>
        </w:object>
      </w:r>
      <w:r w:rsidR="00AB527D">
        <w:t>;</w:t>
      </w:r>
    </w:p>
    <w:p w14:paraId="5401654F" w14:textId="7A601B64" w:rsidR="00AB527D" w:rsidRPr="00186DC2" w:rsidRDefault="00AB527D" w:rsidP="00ED688D">
      <w:pPr>
        <w:pStyle w:val="ad"/>
        <w:spacing w:line="240" w:lineRule="auto"/>
        <w:ind w:left="0" w:firstLine="0"/>
      </w:pPr>
      <w:r w:rsidRPr="003D14C5">
        <w:rPr>
          <w:rPrChange w:id="24" w:author="User" w:date="2020-09-24T15:29:00Z">
            <w:rPr>
              <w:highlight w:val="yellow"/>
            </w:rPr>
          </w:rPrChange>
        </w:rPr>
        <w:noBreakHyphen/>
        <w:t> </w:t>
      </w:r>
      <w:r w:rsidR="00797A16" w:rsidRPr="003D14C5">
        <w:rPr>
          <w:rPrChange w:id="25" w:author="User" w:date="2020-09-24T15:29:00Z">
            <w:rPr>
              <w:highlight w:val="yellow"/>
            </w:rPr>
          </w:rPrChange>
        </w:rPr>
        <w:t xml:space="preserve">массив координат пространственных элементов участка картографирования, в которых размещена </w:t>
      </w:r>
      <w:r w:rsidR="00C26703" w:rsidRPr="003D14C5">
        <w:rPr>
          <w:rPrChange w:id="26" w:author="User" w:date="2020-09-24T15:29:00Z">
            <w:rPr>
              <w:highlight w:val="yellow"/>
            </w:rPr>
          </w:rPrChange>
        </w:rPr>
        <w:t xml:space="preserve">моделируемая </w:t>
      </w:r>
      <w:r w:rsidR="00797A16" w:rsidRPr="003D14C5">
        <w:rPr>
          <w:rPrChange w:id="27" w:author="User" w:date="2020-09-24T15:29:00Z">
            <w:rPr>
              <w:highlight w:val="yellow"/>
            </w:rPr>
          </w:rPrChange>
        </w:rPr>
        <w:t>цель</w:t>
      </w:r>
      <w:proofErr w:type="gramStart"/>
      <w:r w:rsidR="0091731E" w:rsidRPr="003D14C5">
        <w:rPr>
          <w:rPrChange w:id="28" w:author="User" w:date="2020-09-24T15:29:00Z">
            <w:rPr>
              <w:highlight w:val="yellow"/>
            </w:rPr>
          </w:rPrChange>
        </w:rPr>
        <w:br/>
      </w:r>
      <w:r w:rsidR="00797A16" w:rsidRPr="003D14C5">
        <w:rPr>
          <w:rPrChange w:id="29" w:author="User" w:date="2020-09-24T15:29:00Z">
            <w:rPr>
              <w:highlight w:val="yellow"/>
            </w:rPr>
          </w:rPrChange>
        </w:rPr>
        <w:t xml:space="preserve"> (</w:t>
      </w:r>
      <w:r w:rsidR="009463AB" w:rsidRPr="00D428DE">
        <w:rPr>
          <w:color w:val="auto"/>
          <w:position w:val="-14"/>
        </w:rPr>
        <w:object w:dxaOrig="1700" w:dyaOrig="420" w14:anchorId="2B66B111">
          <v:shape id="_x0000_i1066" type="#_x0000_t75" style="width:84.65pt;height:21.9pt" o:ole="">
            <v:imagedata r:id="rId94" o:title=""/>
          </v:shape>
          <o:OLEObject Type="Embed" ProgID="Equation.DSMT4" ShapeID="_x0000_i1066" DrawAspect="Content" ObjectID="_1663071164" r:id="rId95"/>
        </w:object>
      </w:r>
      <w:r w:rsidR="009463AB" w:rsidRPr="003D14C5">
        <w:rPr>
          <w:color w:val="auto"/>
          <w:rPrChange w:id="30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740" w:dyaOrig="420" w14:anchorId="1DA3B2CB">
          <v:shape id="_x0000_i1067" type="#_x0000_t75" style="width:87pt;height:21.9pt" o:ole="">
            <v:imagedata r:id="rId96" o:title=""/>
          </v:shape>
          <o:OLEObject Type="Embed" ProgID="Equation.DSMT4" ShapeID="_x0000_i1067" DrawAspect="Content" ObjectID="_1663071165" r:id="rId97"/>
        </w:object>
      </w:r>
      <w:r w:rsidR="009463AB" w:rsidRPr="003D14C5">
        <w:rPr>
          <w:color w:val="auto"/>
          <w:rPrChange w:id="31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620" w:dyaOrig="420" w14:anchorId="2C0ED284">
          <v:shape id="_x0000_i1068" type="#_x0000_t75" style="width:80.05pt;height:21.9pt" o:ole="">
            <v:imagedata r:id="rId98" o:title=""/>
          </v:shape>
          <o:OLEObject Type="Embed" ProgID="Equation.DSMT4" ShapeID="_x0000_i1068" DrawAspect="Content" ObjectID="_1663071166" r:id="rId99"/>
        </w:object>
      </w:r>
      <w:r w:rsidR="00797A16" w:rsidRPr="003D14C5">
        <w:rPr>
          <w:rPrChange w:id="32" w:author="User" w:date="2020-09-24T15:29:00Z">
            <w:rPr>
              <w:highlight w:val="yellow"/>
            </w:rPr>
          </w:rPrChange>
        </w:rPr>
        <w:t>)</w:t>
      </w:r>
      <w:r w:rsidR="00186DC2" w:rsidRPr="00186DC2">
        <w:t>.</w:t>
      </w:r>
      <w:proofErr w:type="gramEnd"/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69" type="#_x0000_t75" style="width:256.3pt;height:32.25pt" o:ole="">
            <v:imagedata r:id="rId100" o:title=""/>
          </v:shape>
          <o:OLEObject Type="Embed" ProgID="Equation.DSMT4" ShapeID="_x0000_i1069" DrawAspect="Content" ObjectID="_1663071167" r:id="rId10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70" type="#_x0000_t75" style="width:81.8pt;height:21.9pt" o:ole="">
            <v:imagedata r:id="rId102" o:title=""/>
          </v:shape>
          <o:OLEObject Type="Embed" ProgID="Equation.DSMT4" ShapeID="_x0000_i1070" DrawAspect="Content" ObjectID="_1663071168" r:id="rId10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749B09B0" w14:textId="77777777"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 w14:anchorId="5CE4D6FD">
          <v:shape id="_x0000_i1071" type="#_x0000_t75" style="width:12.1pt;height:15pt" o:ole="">
            <v:imagedata r:id="rId104" o:title=""/>
          </v:shape>
          <o:OLEObject Type="Embed" ProgID="Equation.DSMT4" ShapeID="_x0000_i1071" DrawAspect="Content" ObjectID="_1663071169" r:id="rId105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14:paraId="7ACFA67C" w14:textId="77777777"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</w:t>
      </w:r>
      <w:r w:rsidRPr="009E4CD6">
        <w:rPr>
          <w:color w:val="auto"/>
          <w:szCs w:val="28"/>
          <w:highlight w:val="yellow"/>
        </w:rPr>
        <w:t xml:space="preserve">на </w:t>
      </w:r>
      <w:commentRangeStart w:id="33"/>
      <w:r w:rsidRPr="009E4CD6">
        <w:rPr>
          <w:i/>
          <w:color w:val="auto"/>
          <w:szCs w:val="28"/>
          <w:highlight w:val="yellow"/>
        </w:rPr>
        <w:t>два</w:t>
      </w:r>
      <w:commentRangeEnd w:id="33"/>
      <w:r w:rsidR="003D14C5">
        <w:rPr>
          <w:rStyle w:val="af0"/>
        </w:rPr>
        <w:commentReference w:id="33"/>
      </w:r>
      <w:r w:rsidRPr="009E4CD6">
        <w:rPr>
          <w:color w:val="auto"/>
          <w:szCs w:val="28"/>
          <w:highlight w:val="yellow"/>
        </w:rPr>
        <w:t xml:space="preserve"> элемента разрешения</w:t>
      </w:r>
      <w:r>
        <w:rPr>
          <w:color w:val="auto"/>
          <w:szCs w:val="28"/>
        </w:rPr>
        <w:t>:</w:t>
      </w:r>
    </w:p>
    <w:p w14:paraId="0B32E580" w14:textId="77777777"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 w14:anchorId="52188EA3">
          <v:shape id="_x0000_i1072" type="#_x0000_t75" style="width:258.05pt;height:44.95pt" o:ole="">
            <v:imagedata r:id="rId106" o:title=""/>
          </v:shape>
          <o:OLEObject Type="Embed" ProgID="Equation.DSMT4" ShapeID="_x0000_i1072" DrawAspect="Content" ObjectID="_1663071170" r:id="rId107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14:paraId="3A9B1C1E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60" w:dyaOrig="380" w14:anchorId="1324DE2E">
          <v:shape id="_x0000_i1162" type="#_x0000_t75" style="width:58.2pt;height:19.6pt" o:ole="">
            <v:imagedata r:id="rId108" o:title=""/>
          </v:shape>
          <o:OLEObject Type="Embed" ProgID="Equation.DSMT4" ShapeID="_x0000_i1162" DrawAspect="Content" ObjectID="_1663071171" r:id="rId109"/>
        </w:object>
      </w:r>
      <w:r>
        <w:rPr>
          <w:color w:val="auto"/>
          <w:szCs w:val="28"/>
        </w:rPr>
        <w:t>, занятых тенью</w:t>
      </w:r>
    </w:p>
    <w:p w14:paraId="6B9282B6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086C51D2">
          <v:shape id="_x0000_i1073" type="#_x0000_t75" style="width:93.9pt;height:42.6pt" o:ole="">
            <v:imagedata r:id="rId110" o:title=""/>
          </v:shape>
          <o:OLEObject Type="Embed" ProgID="Equation.DSMT4" ShapeID="_x0000_i1073" DrawAspect="Content" ObjectID="_1663071172" r:id="rId111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14:paraId="6EAD7BD2" w14:textId="77777777"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элемента разрешения:</w:t>
      </w:r>
    </w:p>
    <w:p w14:paraId="1074234C" w14:textId="77777777"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 w14:anchorId="3E8BA73A">
          <v:shape id="_x0000_i1074" type="#_x0000_t75" style="width:257.45pt;height:44.95pt" o:ole="">
            <v:imagedata r:id="rId112" o:title=""/>
          </v:shape>
          <o:OLEObject Type="Embed" ProgID="Equation.DSMT4" ShapeID="_x0000_i1074" DrawAspect="Content" ObjectID="_1663071173" r:id="rId113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14:paraId="527AE5C3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80" w:dyaOrig="380" w14:anchorId="0E9B2FEB">
          <v:shape id="_x0000_i1163" type="#_x0000_t75" style="width:59.9pt;height:19.6pt" o:ole="">
            <v:imagedata r:id="rId114" o:title=""/>
          </v:shape>
          <o:OLEObject Type="Embed" ProgID="Equation.DSMT4" ShapeID="_x0000_i1163" DrawAspect="Content" ObjectID="_1663071174" r:id="rId115"/>
        </w:object>
      </w:r>
      <w:r>
        <w:rPr>
          <w:color w:val="auto"/>
          <w:szCs w:val="28"/>
        </w:rPr>
        <w:t>, занятых тенью</w:t>
      </w:r>
    </w:p>
    <w:p w14:paraId="4FCD4ACC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728A07A9">
          <v:shape id="_x0000_i1075" type="#_x0000_t75" style="width:93.9pt;height:42.6pt" o:ole="">
            <v:imagedata r:id="rId116" o:title=""/>
          </v:shape>
          <o:OLEObject Type="Embed" ProgID="Equation.DSMT4" ShapeID="_x0000_i1075" DrawAspect="Content" ObjectID="_1663071175" r:id="rId117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76" type="#_x0000_t75" style="width:161.85pt;height:40.3pt" o:ole="">
            <v:imagedata r:id="rId118" o:title=""/>
          </v:shape>
          <o:OLEObject Type="Embed" ProgID="Equation.DSMT4" ShapeID="_x0000_i1076" DrawAspect="Content" ObjectID="_1663071176" r:id="rId11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77" type="#_x0000_t75" style="width:54.7pt;height:39.15pt" o:ole="">
            <v:imagedata r:id="rId120" o:title=""/>
          </v:shape>
          <o:OLEObject Type="Embed" ProgID="Equation.DSMT4" ShapeID="_x0000_i1077" DrawAspect="Content" ObjectID="_1663071177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31FB1CB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34" w:author="User" w:date="2020-09-24T15:00:00Z">
        <w:r w:rsidR="003D14C5">
          <w:rPr>
            <w:szCs w:val="28"/>
          </w:rPr>
          <w:t xml:space="preserve">временного интервала, соответствующего </w:t>
        </w:r>
      </w:ins>
      <w:del w:id="35" w:author="User" w:date="2020-09-24T15:00:00Z">
        <w:r w:rsidRPr="005D2A4E" w:rsidDel="003D14C5">
          <w:rPr>
            <w:szCs w:val="28"/>
            <w:highlight w:val="yellow"/>
          </w:rPr>
          <w:delText xml:space="preserve">временной </w:delText>
        </w:r>
      </w:del>
      <w:del w:id="36" w:author="User" w:date="2020-09-24T15:01:00Z">
        <w:r w:rsidRPr="005D2A4E" w:rsidDel="003D14C5">
          <w:rPr>
            <w:szCs w:val="28"/>
            <w:highlight w:val="yellow"/>
          </w:rPr>
          <w:delText>развертки</w:delText>
        </w:r>
        <w:r w:rsidRPr="00936066" w:rsidDel="003D14C5">
          <w:rPr>
            <w:szCs w:val="28"/>
          </w:rPr>
          <w:delText xml:space="preserve"> по </w:delText>
        </w:r>
      </w:del>
      <w:ins w:id="37" w:author="User" w:date="2020-09-24T15:01:00Z">
        <w:r w:rsidR="003D14C5">
          <w:rPr>
            <w:szCs w:val="28"/>
          </w:rPr>
          <w:t xml:space="preserve">протяжённости по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77777777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78" type="#_x0000_t75" style="width:124.4pt;height:36.85pt" o:ole="">
            <v:imagedata r:id="rId122" o:title=""/>
          </v:shape>
          <o:OLEObject Type="Embed" ProgID="Equation.DSMT4" ShapeID="_x0000_i1078" DrawAspect="Content" ObjectID="_1663071178" r:id="rId12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79" type="#_x0000_t75" style="width:96.2pt;height:39.75pt" o:ole="">
            <v:imagedata r:id="rId124" o:title=""/>
          </v:shape>
          <o:OLEObject Type="Embed" ProgID="Equation.DSMT4" ShapeID="_x0000_i1079" DrawAspect="Content" ObjectID="_1663071179" r:id="rId12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80" type="#_x0000_t75" style="width:96.75pt;height:39.75pt" o:ole="">
            <v:imagedata r:id="rId126" o:title=""/>
          </v:shape>
          <o:OLEObject Type="Embed" ProgID="Equation.DSMT4" ShapeID="_x0000_i1080" DrawAspect="Content" ObjectID="_1663071180" r:id="rId12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23DD9BF9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81" type="#_x0000_t75" style="width:101.4pt;height:40.3pt" o:ole="">
            <v:imagedata r:id="rId128" o:title=""/>
          </v:shape>
          <o:OLEObject Type="Embed" ProgID="Equation.3" ShapeID="_x0000_i1081" DrawAspect="Content" ObjectID="_1663071181" r:id="rId12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82" type="#_x0000_t75" style="width:78.9pt;height:21.9pt" o:ole="">
            <v:imagedata r:id="rId130" o:title=""/>
          </v:shape>
          <o:OLEObject Type="Embed" ProgID="Equation.DSMT4" ShapeID="_x0000_i1082" DrawAspect="Content" ObjectID="_1663071182" r:id="rId131"/>
        </w:object>
      </w:r>
      <w:r>
        <w:rPr>
          <w:szCs w:val="28"/>
        </w:rPr>
        <w:t>);</w:t>
      </w:r>
      <w:proofErr w:type="gramEnd"/>
    </w:p>
    <w:p w14:paraId="351FCA2D" w14:textId="5AEF070A"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 w:rsidRPr="005D2A4E">
        <w:rPr>
          <w:szCs w:val="28"/>
          <w:highlight w:val="yellow"/>
        </w:rPr>
        <w:noBreakHyphen/>
        <w:t xml:space="preserve"> значение </w:t>
      </w:r>
      <w:del w:id="38" w:author="User" w:date="2020-09-24T16:37:00Z">
        <w:r w:rsidRPr="005D2A4E" w:rsidDel="00D428DE">
          <w:rPr>
            <w:szCs w:val="28"/>
            <w:highlight w:val="yellow"/>
          </w:rPr>
          <w:delText xml:space="preserve">фазы </w:delText>
        </w:r>
      </w:del>
      <w:ins w:id="39" w:author="User" w:date="2020-09-24T16:37:00Z">
        <w:r w:rsidR="00D428DE">
          <w:rPr>
            <w:szCs w:val="28"/>
            <w:highlight w:val="yellow"/>
          </w:rPr>
          <w:t>фазового</w:t>
        </w:r>
      </w:ins>
      <w:ins w:id="40" w:author="User" w:date="2020-09-24T16:38:00Z">
        <w:r w:rsidR="00D428DE">
          <w:rPr>
            <w:szCs w:val="28"/>
            <w:highlight w:val="yellow"/>
          </w:rPr>
          <w:t xml:space="preserve"> множителя, соответствующего </w:t>
        </w:r>
      </w:ins>
      <w:ins w:id="41" w:author="User" w:date="2020-09-24T16:37:00Z">
        <w:r w:rsidR="00D428DE" w:rsidRPr="005D2A4E">
          <w:rPr>
            <w:szCs w:val="28"/>
            <w:highlight w:val="yellow"/>
          </w:rPr>
          <w:t xml:space="preserve"> </w:t>
        </w:r>
      </w:ins>
      <w:del w:id="42" w:author="User" w:date="2020-09-24T16:38:00Z">
        <w:r w:rsidRPr="005D2A4E" w:rsidDel="00D428DE">
          <w:rPr>
            <w:szCs w:val="28"/>
            <w:highlight w:val="yellow"/>
          </w:rPr>
          <w:delText xml:space="preserve">переотражения </w:delText>
        </w:r>
      </w:del>
      <w:ins w:id="43" w:author="User" w:date="2020-09-24T16:38:00Z">
        <w:r w:rsidR="00D428DE" w:rsidRPr="005D2A4E">
          <w:rPr>
            <w:szCs w:val="28"/>
            <w:highlight w:val="yellow"/>
          </w:rPr>
          <w:t>отражени</w:t>
        </w:r>
        <w:r w:rsidR="00D428DE">
          <w:rPr>
            <w:szCs w:val="28"/>
            <w:highlight w:val="yellow"/>
          </w:rPr>
          <w:t xml:space="preserve">ю сигнала </w:t>
        </w:r>
        <w:r w:rsidR="00D428DE" w:rsidRPr="005D2A4E">
          <w:rPr>
            <w:szCs w:val="28"/>
            <w:highlight w:val="yellow"/>
          </w:rPr>
          <w:t xml:space="preserve"> </w:t>
        </w:r>
      </w:ins>
      <w:del w:id="44" w:author="User" w:date="2020-09-24T16:38:00Z">
        <w:r w:rsidR="00FF5412" w:rsidRPr="005D2A4E" w:rsidDel="00D428DE">
          <w:rPr>
            <w:szCs w:val="28"/>
            <w:highlight w:val="yellow"/>
          </w:rPr>
          <w:delText xml:space="preserve">для </w:delText>
        </w:r>
      </w:del>
      <w:ins w:id="45" w:author="User" w:date="2020-09-24T16:38:00Z">
        <w:r w:rsidR="00D428DE">
          <w:rPr>
            <w:szCs w:val="28"/>
            <w:highlight w:val="yellow"/>
          </w:rPr>
          <w:t>в</w:t>
        </w:r>
        <w:r w:rsidR="00D428DE" w:rsidRPr="005D2A4E">
          <w:rPr>
            <w:szCs w:val="28"/>
            <w:highlight w:val="yellow"/>
          </w:rPr>
          <w:t xml:space="preserve"> </w:t>
        </w:r>
      </w:ins>
      <w:r w:rsidR="00FF5412" w:rsidRPr="005D2A4E">
        <w:rPr>
          <w:i/>
          <w:szCs w:val="28"/>
          <w:highlight w:val="yellow"/>
          <w:lang w:val="en-US"/>
        </w:rPr>
        <w:t>k</w:t>
      </w:r>
      <w:r w:rsidR="00FF5412" w:rsidRPr="005D2A4E">
        <w:rPr>
          <w:szCs w:val="28"/>
          <w:highlight w:val="yellow"/>
        </w:rPr>
        <w:t>-</w:t>
      </w:r>
      <w:del w:id="46" w:author="User" w:date="2020-09-24T16:38:00Z">
        <w:r w:rsidR="00FF5412" w:rsidRPr="005D2A4E" w:rsidDel="00D428DE">
          <w:rPr>
            <w:szCs w:val="28"/>
            <w:highlight w:val="yellow"/>
          </w:rPr>
          <w:delText xml:space="preserve">го </w:delText>
        </w:r>
      </w:del>
      <w:ins w:id="47" w:author="User" w:date="2020-09-24T16:38:00Z">
        <w:r w:rsidR="00D428DE">
          <w:rPr>
            <w:szCs w:val="28"/>
            <w:highlight w:val="yellow"/>
          </w:rPr>
          <w:t>ом</w:t>
        </w:r>
        <w:r w:rsidR="00D428DE" w:rsidRPr="005D2A4E">
          <w:rPr>
            <w:szCs w:val="28"/>
            <w:highlight w:val="yellow"/>
          </w:rPr>
          <w:t xml:space="preserve"> </w:t>
        </w:r>
      </w:ins>
      <w:r w:rsidR="00FF5412" w:rsidRPr="005D2A4E">
        <w:rPr>
          <w:szCs w:val="28"/>
          <w:highlight w:val="yellow"/>
        </w:rPr>
        <w:t>период</w:t>
      </w:r>
      <w:ins w:id="48" w:author="User" w:date="2020-09-24T16:38:00Z">
        <w:r w:rsidR="00D428DE">
          <w:rPr>
            <w:szCs w:val="28"/>
            <w:highlight w:val="yellow"/>
          </w:rPr>
          <w:t>е</w:t>
        </w:r>
      </w:ins>
      <w:del w:id="49" w:author="User" w:date="2020-09-24T16:38:00Z">
        <w:r w:rsidR="00FF5412" w:rsidRPr="005D2A4E" w:rsidDel="00D428DE">
          <w:rPr>
            <w:szCs w:val="28"/>
            <w:highlight w:val="yellow"/>
          </w:rPr>
          <w:delText>а</w:delText>
        </w:r>
      </w:del>
      <w:r w:rsidR="00FF5412" w:rsidRPr="005D2A4E">
        <w:rPr>
          <w:szCs w:val="28"/>
          <w:highlight w:val="yellow"/>
        </w:rPr>
        <w:t xml:space="preserve"> повторения </w:t>
      </w:r>
      <w:r w:rsidR="00FF5412" w:rsidRPr="005D2A4E">
        <w:rPr>
          <w:position w:val="-16"/>
          <w:szCs w:val="28"/>
          <w:highlight w:val="yellow"/>
        </w:rPr>
        <w:object w:dxaOrig="360" w:dyaOrig="420" w14:anchorId="50A77388">
          <v:shape id="_x0000_i1083" type="#_x0000_t75" style="width:17.85pt;height:21.9pt" o:ole="">
            <v:imagedata r:id="rId132" o:title=""/>
          </v:shape>
          <o:OLEObject Type="Embed" ProgID="Equation.DSMT4" ShapeID="_x0000_i1083" DrawAspect="Content" ObjectID="_1663071183" r:id="rId133"/>
        </w:object>
      </w:r>
      <w:r w:rsidR="00233133" w:rsidRPr="005D2A4E">
        <w:rPr>
          <w:szCs w:val="28"/>
          <w:highlight w:val="yellow"/>
        </w:rPr>
        <w:t>;</w:t>
      </w:r>
    </w:p>
    <w:p w14:paraId="1F9BFC36" w14:textId="77777777"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 w14:anchorId="4308004C">
          <v:shape id="_x0000_i1084" type="#_x0000_t75" style="width:84.1pt;height:25.35pt" o:ole="">
            <v:imagedata r:id="rId134" o:title=""/>
          </v:shape>
          <o:OLEObject Type="Embed" ProgID="Equation.DSMT4" ShapeID="_x0000_i1084" DrawAspect="Content" ObjectID="_1663071184" r:id="rId13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1A5E29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 w14:anchorId="25003FEC">
          <v:shape id="_x0000_i1085" type="#_x0000_t75" style="width:178.55pt;height:86.4pt" o:ole="">
            <v:imagedata r:id="rId136" o:title=""/>
          </v:shape>
          <o:OLEObject Type="Embed" ProgID="Equation.DSMT4" ShapeID="_x0000_i1085" DrawAspect="Content" ObjectID="_1663071185" r:id="rId13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1E4B1404" w14:textId="77777777" w:rsidR="00003CE9" w:rsidRPr="001A5E29" w:rsidRDefault="00003CE9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 w:rsidRPr="005D2A4E">
        <w:rPr>
          <w:color w:val="auto"/>
          <w:szCs w:val="28"/>
          <w:highlight w:val="yellow"/>
        </w:rPr>
        <w:t xml:space="preserve">Функция </w:t>
      </w:r>
      <w:commentRangeStart w:id="50"/>
      <w:r w:rsidRPr="005D2A4E">
        <w:rPr>
          <w:color w:val="auto"/>
          <w:position w:val="-14"/>
          <w:szCs w:val="28"/>
          <w:highlight w:val="yellow"/>
          <w:lang w:val="en-US"/>
        </w:rPr>
        <w:object w:dxaOrig="2240" w:dyaOrig="420" w14:anchorId="15A1122F">
          <v:shape id="_x0000_i1086" type="#_x0000_t75" style="width:111.75pt;height:21.9pt" o:ole="">
            <v:imagedata r:id="rId138" o:title=""/>
          </v:shape>
          <o:OLEObject Type="Embed" ProgID="Equation.DSMT4" ShapeID="_x0000_i1086" DrawAspect="Content" ObjectID="_1663071186" r:id="rId139"/>
        </w:object>
      </w:r>
      <w:r w:rsidRPr="005D2A4E">
        <w:rPr>
          <w:color w:val="auto"/>
          <w:szCs w:val="28"/>
          <w:highlight w:val="yellow"/>
        </w:rPr>
        <w:t>.</w:t>
      </w:r>
      <w:r w:rsidR="001A5E29" w:rsidRPr="005D2A4E">
        <w:rPr>
          <w:color w:val="auto"/>
          <w:szCs w:val="28"/>
          <w:highlight w:val="yellow"/>
        </w:rPr>
        <w:t xml:space="preserve"> </w:t>
      </w:r>
      <w:commentRangeEnd w:id="50"/>
      <w:r w:rsidR="003D14C5">
        <w:rPr>
          <w:rStyle w:val="af0"/>
        </w:rPr>
        <w:commentReference w:id="50"/>
      </w:r>
      <w:r w:rsidR="001A5E29" w:rsidRPr="005D2A4E">
        <w:rPr>
          <w:color w:val="auto"/>
          <w:szCs w:val="28"/>
          <w:highlight w:val="yellow"/>
        </w:rPr>
        <w:t>Результат расчета значений реальной ДНА за интервал синтезирования апертуры приведен на рисунке 1.3.</w:t>
      </w:r>
    </w:p>
    <w:p w14:paraId="414B96D9" w14:textId="77777777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lastRenderedPageBreak/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14:paraId="0BE6E1EB" w14:textId="77777777"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 w14:anchorId="5F43598F">
          <v:shape id="_x0000_i1087" type="#_x0000_t75" style="width:255.75pt;height:32.25pt" o:ole="">
            <v:imagedata r:id="rId140" o:title=""/>
          </v:shape>
          <o:OLEObject Type="Embed" ProgID="Equation.DSMT4" ShapeID="_x0000_i1087" DrawAspect="Content" ObjectID="_1663071187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3375BB1B" w14:textId="77777777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14:paraId="4697C044" w14:textId="77777777"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 w14:anchorId="35CF9D8A">
          <v:shape id="_x0000_i1088" type="#_x0000_t75" style="width:114.05pt;height:42.6pt" o:ole="">
            <v:imagedata r:id="rId142" o:title=""/>
          </v:shape>
          <o:OLEObject Type="Embed" ProgID="Equation.DSMT4" ShapeID="_x0000_i1088" DrawAspect="Content" ObjectID="_1663071188" r:id="rId14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6B7D927" w14:textId="4C069CEB"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 xml:space="preserve">На рисунке 1.3 </w:t>
      </w:r>
      <w:ins w:id="51" w:author="User" w:date="2020-09-24T15:41:00Z">
        <w:r w:rsidR="007B6FE1">
          <w:rPr>
            <w:szCs w:val="28"/>
          </w:rPr>
          <w:t xml:space="preserve">в качестве примера </w:t>
        </w:r>
      </w:ins>
      <w:r>
        <w:rPr>
          <w:szCs w:val="28"/>
        </w:rPr>
        <w:t>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14:paraId="16128EF4" w14:textId="77777777" w:rsidR="008C4543" w:rsidRPr="00C651F0" w:rsidRDefault="00C651F0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drawing>
          <wp:inline distT="0" distB="0" distL="0" distR="0" wp14:anchorId="78DB81C2" wp14:editId="180DEC63">
            <wp:extent cx="5478601" cy="423080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508456" cy="42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DBB0" w14:textId="6CF73A74" w:rsidR="008C4543" w:rsidRDefault="008C4543" w:rsidP="00ED688D">
      <w:pPr>
        <w:pStyle w:val="ad"/>
        <w:spacing w:line="240" w:lineRule="auto"/>
        <w:ind w:left="0" w:firstLine="0"/>
        <w:jc w:val="center"/>
        <w:rPr>
          <w:ins w:id="52" w:author="User" w:date="2020-09-24T16:37:00Z"/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14:paraId="638A5A7E" w14:textId="77777777" w:rsidR="00D428DE" w:rsidRDefault="00D428DE" w:rsidP="00ED688D">
      <w:pPr>
        <w:pStyle w:val="ad"/>
        <w:spacing w:line="240" w:lineRule="auto"/>
        <w:ind w:left="0" w:firstLine="0"/>
        <w:jc w:val="center"/>
        <w:rPr>
          <w:szCs w:val="28"/>
        </w:rPr>
      </w:pPr>
    </w:p>
    <w:p w14:paraId="45B2DFDB" w14:textId="77777777"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 w14:anchorId="69323DA5">
          <v:shape id="_x0000_i1089" type="#_x0000_t75" style="width:21.9pt;height:17.85pt" o:ole="">
            <v:imagedata r:id="rId145" o:title=""/>
          </v:shape>
          <o:OLEObject Type="Embed" ProgID="Equation.DSMT4" ShapeID="_x0000_i1089" DrawAspect="Content" ObjectID="_1663071189" r:id="rId14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 w14:anchorId="4773DF2C">
          <v:shape id="_x0000_i1090" type="#_x0000_t75" style="width:15pt;height:17.85pt" o:ole="">
            <v:imagedata r:id="rId64" o:title=""/>
          </v:shape>
          <o:OLEObject Type="Embed" ProgID="Equation.DSMT4" ShapeID="_x0000_i1090" DrawAspect="Content" ObjectID="_1663071190" r:id="rId14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 w14:anchorId="43457AF8">
          <v:shape id="_x0000_i1091" type="#_x0000_t75" style="width:15pt;height:17.85pt" o:ole="">
            <v:imagedata r:id="rId66" o:title=""/>
          </v:shape>
          <o:OLEObject Type="Embed" ProgID="Equation.DSMT4" ShapeID="_x0000_i1091" DrawAspect="Content" ObjectID="_1663071191" r:id="rId14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 w14:anchorId="5B8B49B8">
          <v:shape id="_x0000_i1092" type="#_x0000_t75" style="width:14.4pt;height:17.85pt" o:ole="">
            <v:imagedata r:id="rId68" o:title=""/>
          </v:shape>
          <o:OLEObject Type="Embed" ProgID="Equation.DSMT4" ShapeID="_x0000_i1092" DrawAspect="Content" ObjectID="_1663071192" r:id="rId14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 w14:anchorId="0997F894">
          <v:shape id="_x0000_i1093" type="#_x0000_t75" style="width:24.2pt;height:21.9pt" o:ole="">
            <v:imagedata r:id="rId74" o:title=""/>
          </v:shape>
          <o:OLEObject Type="Embed" ProgID="Equation.DSMT4" ShapeID="_x0000_i1093" DrawAspect="Content" ObjectID="_1663071193" r:id="rId15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 w14:anchorId="26280C5A">
          <v:shape id="_x0000_i1094" type="#_x0000_t75" style="width:17.3pt;height:21.9pt" o:ole="">
            <v:imagedata r:id="rId151" o:title=""/>
          </v:shape>
          <o:OLEObject Type="Embed" ProgID="Equation.DSMT4" ShapeID="_x0000_i1094" DrawAspect="Content" ObjectID="_1663071194" r:id="rId15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 w14:anchorId="696E9037">
          <v:shape id="_x0000_i1095" type="#_x0000_t75" style="width:12.1pt;height:15pt" o:ole="">
            <v:imagedata r:id="rId153" o:title=""/>
          </v:shape>
          <o:OLEObject Type="Embed" ProgID="Equation.DSMT4" ShapeID="_x0000_i1095" DrawAspect="Content" ObjectID="_1663071195" r:id="rId15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 w14:anchorId="519F7EAC">
          <v:shape id="_x0000_i1096" type="#_x0000_t75" style="width:21.9pt;height:21.9pt" o:ole="">
            <v:imagedata r:id="rId155" o:title=""/>
          </v:shape>
          <o:OLEObject Type="Embed" ProgID="Equation.DSMT4" ShapeID="_x0000_i1096" DrawAspect="Content" ObjectID="_1663071196" r:id="rId15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14:paraId="7A42A421" w14:textId="77777777"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 w14:anchorId="6ECB6D84">
          <v:shape id="_x0000_i1097" type="#_x0000_t75" style="width:66.8pt;height:27.65pt" o:ole="">
            <v:imagedata r:id="rId157" o:title=""/>
          </v:shape>
          <o:OLEObject Type="Embed" ProgID="Equation.DSMT4" ShapeID="_x0000_i1097" DrawAspect="Content" ObjectID="_1663071197" r:id="rId158"/>
        </w:object>
      </w:r>
    </w:p>
    <w:p w14:paraId="699F8271" w14:textId="77777777"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 w14:anchorId="0D35436A">
          <v:shape id="_x0000_i1098" type="#_x0000_t75" style="width:215.4pt;height:50.1pt" o:ole="">
            <v:imagedata r:id="rId159" o:title=""/>
          </v:shape>
          <o:OLEObject Type="Embed" ProgID="Equation.DSMT4" ShapeID="_x0000_i1098" DrawAspect="Content" ObjectID="_1663071198" r:id="rId16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14:paraId="275C1E04" w14:textId="77777777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 w14:anchorId="4F67E0B2">
          <v:shape id="_x0000_i1099" type="#_x0000_t75" style="width:84.65pt;height:39.15pt" o:ole="">
            <v:imagedata r:id="rId161" o:title=""/>
          </v:shape>
          <o:OLEObject Type="Embed" ProgID="Equation.DSMT4" ShapeID="_x0000_i1099" DrawAspect="Content" ObjectID="_1663071199" r:id="rId16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 w14:anchorId="5F23E66D">
          <v:shape id="_x0000_i1100" type="#_x0000_t75" style="width:357.7pt;height:91.6pt" o:ole="">
            <v:imagedata r:id="rId163" o:title=""/>
          </v:shape>
          <o:OLEObject Type="Embed" ProgID="Equation.DSMT4" ShapeID="_x0000_i1100" DrawAspect="Content" ObjectID="_1663071200" r:id="rId16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 w14:anchorId="7F4BD4A9">
          <v:shape id="_x0000_i1101" type="#_x0000_t75" style="width:135.95pt;height:44.95pt" o:ole="">
            <v:imagedata r:id="rId165" o:title=""/>
          </v:shape>
          <o:OLEObject Type="Embed" ProgID="Equation.DSMT4" ShapeID="_x0000_i1101" DrawAspect="Content" ObjectID="_1663071201" r:id="rId16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77777777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77777777"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 w14:anchorId="1B2A5B45">
          <v:shape id="_x0000_i1102" type="#_x0000_t75" style="width:434.3pt;height:297.8pt" o:ole="">
            <v:imagedata r:id="rId167" o:title="" cropbottom="22594f"/>
          </v:shape>
          <o:OLEObject Type="Embed" ProgID="Visio.Drawing.11" ShapeID="_x0000_i1102" DrawAspect="Content" ObjectID="_1663071202" r:id="rId168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53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 w14:anchorId="42FC33EB">
          <v:shape id="_x0000_i1103" type="#_x0000_t75" style="width:42.6pt;height:21.9pt" o:ole="">
            <v:imagedata r:id="rId169" o:title=""/>
          </v:shape>
          <o:OLEObject Type="Embed" ProgID="Equation.DSMT4" ShapeID="_x0000_i1103" DrawAspect="Content" ObjectID="_1663071203" r:id="rId17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77777777"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104" type="#_x0000_t75" style="width:42.05pt;height:21.9pt" o:ole="">
            <v:imagedata r:id="rId171" o:title=""/>
          </v:shape>
          <o:OLEObject Type="Embed" ProgID="Equation.DSMT4" ShapeID="_x0000_i1104" DrawAspect="Content" ObjectID="_1663071204" r:id="rId17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105" type="#_x0000_t75" style="width:14.4pt;height:17.85pt" o:ole="">
            <v:imagedata r:id="rId173" o:title=""/>
          </v:shape>
          <o:OLEObject Type="Embed" ProgID="Equation.DSMT4" ShapeID="_x0000_i1105" DrawAspect="Content" ObjectID="_1663071205" r:id="rId17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 w14:anchorId="338D9AB1">
          <v:shape id="_x0000_i1106" type="#_x0000_t75" style="width:21.9pt;height:21.9pt" o:ole="">
            <v:imagedata r:id="rId175" o:title=""/>
          </v:shape>
          <o:OLEObject Type="Embed" ProgID="Equation.DSMT4" ShapeID="_x0000_i1106" DrawAspect="Content" ObjectID="_1663071206" r:id="rId17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 w14:anchorId="5A743810">
          <v:shape id="_x0000_i1107" type="#_x0000_t75" style="width:66.8pt;height:21.9pt" o:ole="">
            <v:imagedata r:id="rId177" o:title=""/>
          </v:shape>
          <o:OLEObject Type="Embed" ProgID="Equation.DSMT4" ShapeID="_x0000_i1107" DrawAspect="Content" ObjectID="_1663071207" r:id="rId17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 w14:anchorId="3797ADC2">
          <v:shape id="_x0000_i1108" type="#_x0000_t75" style="width:42.6pt;height:21.9pt" o:ole="">
            <v:imagedata r:id="rId179" o:title=""/>
          </v:shape>
          <o:OLEObject Type="Embed" ProgID="Equation.DSMT4" ShapeID="_x0000_i1108" DrawAspect="Content" ObjectID="_1663071208" r:id="rId180"/>
        </w:object>
      </w:r>
      <w:r w:rsidR="00CA3E47">
        <w:rPr>
          <w:color w:val="auto"/>
          <w:szCs w:val="28"/>
        </w:rPr>
        <w:t>.</w:t>
      </w:r>
    </w:p>
    <w:p w14:paraId="7D8D3ADE" w14:textId="44053393"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</w:t>
      </w:r>
      <w:ins w:id="54" w:author="User" w:date="2020-09-24T15:43:00Z">
        <w:r w:rsidR="007B6FE1">
          <w:rPr>
            <w:color w:val="auto"/>
            <w:szCs w:val="28"/>
          </w:rPr>
          <w:t xml:space="preserve">в качестве примера </w:t>
        </w:r>
      </w:ins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14:paraId="2E186397" w14:textId="77777777"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50F1AD30" wp14:editId="628DEFB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64F4" w14:textId="77777777"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 w14:anchorId="7A3315AD">
          <v:shape id="_x0000_i1109" type="#_x0000_t75" style="width:24.75pt;height:17.85pt" o:ole="">
            <v:imagedata r:id="rId182" o:title=""/>
          </v:shape>
          <o:OLEObject Type="Embed" ProgID="Equation.DSMT4" ShapeID="_x0000_i1109" DrawAspect="Content" ObjectID="_1663071209" r:id="rId183"/>
        </w:object>
      </w:r>
      <w:r>
        <w:t xml:space="preserve"> </w:t>
      </w:r>
      <w:r w:rsidRPr="00D428DE">
        <w:t xml:space="preserve">= </w:t>
      </w:r>
      <w:r w:rsidRPr="00D428DE">
        <w:rPr>
          <w:rPrChange w:id="55" w:author="User" w:date="2020-09-24T15:49:00Z">
            <w:rPr>
              <w:highlight w:val="yellow"/>
            </w:rPr>
          </w:rPrChange>
        </w:rPr>
        <w:t>50 МГц</w:t>
      </w:r>
      <w:r w:rsidRPr="00D428DE">
        <w:t xml:space="preserve">, </w:t>
      </w:r>
      <w:r w:rsidRPr="00D428DE">
        <w:rPr>
          <w:position w:val="-12"/>
        </w:rPr>
        <w:object w:dxaOrig="279" w:dyaOrig="380" w14:anchorId="14D37CE5">
          <v:shape id="_x0000_i1110" type="#_x0000_t75" style="width:14.4pt;height:17.85pt" o:ole="">
            <v:imagedata r:id="rId184" o:title=""/>
          </v:shape>
          <o:OLEObject Type="Embed" ProgID="Equation.DSMT4" ShapeID="_x0000_i1110" DrawAspect="Content" ObjectID="_1663071210" r:id="rId185"/>
        </w:object>
      </w:r>
      <w:r>
        <w:t xml:space="preserve"> = 4 мкс, </w:t>
      </w:r>
      <w:r w:rsidRPr="007778F6">
        <w:rPr>
          <w:position w:val="-12"/>
        </w:rPr>
        <w:object w:dxaOrig="400" w:dyaOrig="380" w14:anchorId="106B182A">
          <v:shape id="_x0000_i1111" type="#_x0000_t75" style="width:20.15pt;height:17.85pt" o:ole="">
            <v:imagedata r:id="rId186" o:title=""/>
          </v:shape>
          <o:OLEObject Type="Embed" ProgID="Equation.DSMT4" ShapeID="_x0000_i1111" DrawAspect="Content" ObjectID="_1663071211" r:id="rId187"/>
        </w:object>
      </w:r>
      <w:r>
        <w:t xml:space="preserve"> = 2 мкс, </w:t>
      </w:r>
      <w:r w:rsidRPr="007778F6">
        <w:rPr>
          <w:position w:val="-12"/>
        </w:rPr>
        <w:object w:dxaOrig="440" w:dyaOrig="380" w14:anchorId="778AB4DB">
          <v:shape id="_x0000_i1112" type="#_x0000_t75" style="width:21.9pt;height:17.85pt" o:ole="">
            <v:imagedata r:id="rId188" o:title=""/>
          </v:shape>
          <o:OLEObject Type="Embed" ProgID="Equation.DSMT4" ShapeID="_x0000_i1112" DrawAspect="Content" ObjectID="_1663071212" r:id="rId189"/>
        </w:object>
      </w:r>
      <w:r>
        <w:t>= 10 мкс</w:t>
      </w:r>
      <w:r>
        <w:rPr>
          <w:color w:val="auto"/>
          <w:szCs w:val="28"/>
        </w:rPr>
        <w:t>)</w:t>
      </w:r>
    </w:p>
    <w:p w14:paraId="487AE152" w14:textId="77777777"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14:paraId="2D22EA38" w14:textId="14C60F74"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</w:t>
      </w:r>
      <w:ins w:id="56" w:author="User" w:date="2020-09-24T15:42:00Z">
        <w:r w:rsidR="007B6FE1">
          <w:rPr>
            <w:color w:val="auto"/>
            <w:szCs w:val="28"/>
          </w:rPr>
          <w:t>,</w:t>
        </w:r>
      </w:ins>
      <w:r w:rsidR="009463AB">
        <w:rPr>
          <w:color w:val="auto"/>
          <w:szCs w:val="28"/>
        </w:rPr>
        <w:t xml:space="preserve"> равно</w:t>
      </w:r>
      <w:ins w:id="57" w:author="User" w:date="2020-09-24T15:42:00Z">
        <w:r w:rsidR="007B6FE1">
          <w:rPr>
            <w:color w:val="auto"/>
            <w:szCs w:val="28"/>
          </w:rPr>
          <w:t>го</w:t>
        </w:r>
      </w:ins>
      <w:del w:id="58" w:author="User" w:date="2020-09-24T15:42:00Z">
        <w:r w:rsidR="009463AB" w:rsidDel="007B6FE1">
          <w:rPr>
            <w:color w:val="auto"/>
            <w:szCs w:val="28"/>
          </w:rPr>
          <w:delText>му</w:delText>
        </w:r>
      </w:del>
      <w:r w:rsidR="009463AB">
        <w:rPr>
          <w:color w:val="auto"/>
          <w:szCs w:val="28"/>
        </w:rPr>
        <w:t xml:space="preserve">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 w14:anchorId="1F493F34">
          <v:shape id="_x0000_i1113" type="#_x0000_t75" style="width:50.1pt;height:17.85pt" o:ole="">
            <v:imagedata r:id="rId190" o:title=""/>
          </v:shape>
          <o:OLEObject Type="Embed" ProgID="Equation.DSMT4" ShapeID="_x0000_i1113" DrawAspect="Content" ObjectID="_1663071213" r:id="rId19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 w14:anchorId="580A7B4A">
          <v:shape id="_x0000_i1114" type="#_x0000_t75" style="width:42.6pt;height:17.85pt" o:ole="">
            <v:imagedata r:id="rId192" o:title=""/>
          </v:shape>
          <o:OLEObject Type="Embed" ProgID="Equation.DSMT4" ShapeID="_x0000_i1114" DrawAspect="Content" ObjectID="_1663071214" r:id="rId193"/>
        </w:object>
      </w:r>
      <w:r w:rsidR="00054916">
        <w:t>.</w:t>
      </w:r>
    </w:p>
    <w:p w14:paraId="2F80419C" w14:textId="77777777" w:rsidR="002E7679" w:rsidRPr="00D428DE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  <w:rPrChange w:id="59" w:author="User" w:date="2020-09-24T15:49:00Z">
            <w:rPr>
              <w:color w:val="auto"/>
              <w:szCs w:val="28"/>
              <w:highlight w:val="yellow"/>
            </w:rPr>
          </w:rPrChange>
        </w:rPr>
      </w:pPr>
      <w:r w:rsidRPr="00D428DE">
        <w:rPr>
          <w:rPrChange w:id="60" w:author="User" w:date="2020-09-24T15:49:00Z">
            <w:rPr>
              <w:highlight w:val="yellow"/>
            </w:rPr>
          </w:rPrChange>
        </w:rPr>
        <w:t>Расчет координат</w:t>
      </w:r>
      <w:r w:rsidR="00006EF9" w:rsidRPr="00D428DE">
        <w:rPr>
          <w:rPrChange w:id="61" w:author="User" w:date="2020-09-24T15:49:00Z">
            <w:rPr>
              <w:highlight w:val="yellow"/>
            </w:rPr>
          </w:rPrChange>
        </w:rPr>
        <w:t xml:space="preserve">ы </w:t>
      </w:r>
      <w:r w:rsidR="00006EF9" w:rsidRPr="00D428DE">
        <w:rPr>
          <w:lang w:val="en-US"/>
          <w:rPrChange w:id="62" w:author="User" w:date="2020-09-24T15:49:00Z">
            <w:rPr>
              <w:highlight w:val="yellow"/>
              <w:lang w:val="en-US"/>
            </w:rPr>
          </w:rPrChange>
        </w:rPr>
        <w:t>x</w:t>
      </w:r>
      <w:r w:rsidRPr="00D428DE">
        <w:rPr>
          <w:rPrChange w:id="63" w:author="User" w:date="2020-09-24T15:49:00Z">
            <w:rPr>
              <w:highlight w:val="yellow"/>
            </w:rPr>
          </w:rPrChange>
        </w:rPr>
        <w:t xml:space="preserve"> пространст</w:t>
      </w:r>
      <w:r w:rsidR="00006EF9" w:rsidRPr="00D428DE">
        <w:rPr>
          <w:rPrChange w:id="64" w:author="User" w:date="2020-09-24T15:49:00Z">
            <w:rPr>
              <w:highlight w:val="yellow"/>
            </w:rPr>
          </w:rPrChange>
        </w:rPr>
        <w:t>венных элементов, занятых тенью</w:t>
      </w:r>
    </w:p>
    <w:p w14:paraId="6661BA49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 w14:anchorId="2528B813">
          <v:shape id="_x0000_i1115" type="#_x0000_t75" style="width:99.05pt;height:42.6pt" o:ole="">
            <v:imagedata r:id="rId194" o:title=""/>
          </v:shape>
          <o:OLEObject Type="Embed" ProgID="Equation.DSMT4" ShapeID="_x0000_i1115" DrawAspect="Content" ObjectID="_1663071215" r:id="rId19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14:paraId="4E3480B3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 w14:anchorId="262A83DA">
          <v:shape id="_x0000_i1116" type="#_x0000_t75" style="width:101.4pt;height:42.6pt" o:ole="">
            <v:imagedata r:id="rId196" o:title=""/>
          </v:shape>
          <o:OLEObject Type="Embed" ProgID="Equation.DSMT4" ShapeID="_x0000_i1116" DrawAspect="Content" ObjectID="_1663071216" r:id="rId197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65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77777777" w:rsidR="009629A3" w:rsidRDefault="00186DC2" w:rsidP="00ED688D">
      <w:pPr>
        <w:pStyle w:val="ad"/>
        <w:spacing w:line="240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580" w:dyaOrig="680" w14:anchorId="4810F898">
          <v:shape id="_x0000_i1161" type="#_x0000_t75" style="width:178.55pt;height:32.85pt" o:ole="">
            <v:imagedata r:id="rId198" o:title=""/>
          </v:shape>
          <o:OLEObject Type="Embed" ProgID="Equation.DSMT4" ShapeID="_x0000_i1161" DrawAspect="Content" ObjectID="_1663071217" r:id="rId199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commentRangeStart w:id="66"/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commentRangeEnd w:id="66"/>
      <w:r w:rsidR="00D428DE">
        <w:rPr>
          <w:rStyle w:val="af0"/>
        </w:rPr>
        <w:commentReference w:id="66"/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67" w:author="User" w:date="2020-09-24T16:51:00Z">
        <w:r w:rsidDel="00D428DE">
          <w:rPr>
            <w:szCs w:val="28"/>
          </w:rPr>
          <w:delText xml:space="preserve">квадратура </w:delText>
        </w:r>
      </w:del>
      <w:ins w:id="68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117" type="#_x0000_t75" style="width:14.4pt;height:17.85pt" o:ole="">
            <v:imagedata r:id="rId200" o:title=""/>
          </v:shape>
          <o:OLEObject Type="Embed" ProgID="Equation.DSMT4" ShapeID="_x0000_i1117" DrawAspect="Content" ObjectID="_1663071218" r:id="rId201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69" w:name="_Toc500412058"/>
      <w:bookmarkStart w:id="70" w:name="_Toc39744828"/>
      <w:r>
        <w:t xml:space="preserve">Пояснения к </w:t>
      </w:r>
      <w:r w:rsidR="00402362">
        <w:t>алгоритм</w:t>
      </w:r>
      <w:bookmarkEnd w:id="69"/>
      <w:bookmarkEnd w:id="70"/>
      <w:r>
        <w:t>у</w:t>
      </w:r>
    </w:p>
    <w:p w14:paraId="03EDC7CE" w14:textId="77777777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14:paraId="5416D837" w14:textId="77777777" w:rsidR="00402362" w:rsidRPr="00954DCC" w:rsidRDefault="00E756B7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880" w:dyaOrig="1020" w14:anchorId="64938EA8">
          <v:shape id="_x0000_i1158" type="#_x0000_t75" style="width:394pt;height:50.1pt" o:ole="">
            <v:imagedata r:id="rId202" o:title=""/>
          </v:shape>
          <o:OLEObject Type="Embed" ProgID="Equation.DSMT4" ShapeID="_x0000_i1158" DrawAspect="Content" ObjectID="_1663071219" r:id="rId203"/>
        </w:object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118" type="#_x0000_t75" style="width:25.35pt;height:21.9pt" o:ole="">
            <v:imagedata r:id="rId204" o:title=""/>
          </v:shape>
          <o:OLEObject Type="Embed" ProgID="Equation.DSMT4" ShapeID="_x0000_i1118" DrawAspect="Content" ObjectID="_1663071220" r:id="rId20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77777777" w:rsidR="00402362" w:rsidRPr="00801309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156" type="#_x0000_t75" style="width:36.85pt;height:24.75pt" o:ole="">
            <v:imagedata r:id="rId206" o:title=""/>
          </v:shape>
          <o:OLEObject Type="Embed" ProgID="Equation.DSMT4" ShapeID="_x0000_i1156" DrawAspect="Content" ObjectID="_1663071221" r:id="rId207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 w:rsidR="00402362">
        <w:rPr>
          <w:i/>
          <w:color w:val="auto"/>
          <w:lang w:val="en-US"/>
        </w:rPr>
        <w:t>i</w:t>
      </w:r>
      <w:proofErr w:type="spellEnd"/>
      <w:r w:rsidR="00402362" w:rsidRPr="00FB359B">
        <w:rPr>
          <w:color w:val="auto"/>
        </w:rPr>
        <w:t>-</w:t>
      </w:r>
      <w:r w:rsidR="00402362">
        <w:rPr>
          <w:color w:val="auto"/>
        </w:rPr>
        <w:t>го излучателя</w:t>
      </w:r>
      <w:r w:rsidR="00402362" w:rsidRPr="00801309">
        <w:rPr>
          <w:color w:val="auto"/>
        </w:rPr>
        <w:t>;</w:t>
      </w:r>
    </w:p>
    <w:p w14:paraId="2030C060" w14:textId="380F17D2" w:rsidR="00402362" w:rsidRPr="00864D8C" w:rsidRDefault="002C5E2A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20"/>
        </w:rPr>
        <w:object w:dxaOrig="1760" w:dyaOrig="540" w14:anchorId="37F5E697">
          <v:shape id="_x0000_i1157" type="#_x0000_t75" style="width:87pt;height:27.05pt" o:ole="">
            <v:imagedata r:id="rId208" o:title=""/>
          </v:shape>
          <o:OLEObject Type="Embed" ProgID="Equation.DSMT4" ShapeID="_x0000_i1157" DrawAspect="Content" ObjectID="_1663071222" r:id="rId209"/>
        </w:object>
      </w:r>
      <w:r w:rsidR="00402362" w:rsidRPr="00D428DE">
        <w:rPr>
          <w:color w:val="auto"/>
          <w:rPrChange w:id="71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D428DE">
        <w:rPr>
          <w:color w:val="auto"/>
          <w:rPrChange w:id="72" w:author="User" w:date="2020-09-24T16:36:00Z">
            <w:rPr>
              <w:color w:val="auto"/>
              <w:highlight w:val="yellow"/>
            </w:rPr>
          </w:rPrChange>
        </w:rPr>
        <w:noBreakHyphen/>
        <w:t xml:space="preserve"> комплексный отсчет</w:t>
      </w:r>
      <w:del w:id="73" w:author="User" w:date="2020-09-24T15:53:00Z">
        <w:r w:rsidR="00402362" w:rsidRPr="00D428DE" w:rsidDel="00D428DE">
          <w:rPr>
            <w:color w:val="auto"/>
            <w:rPrChange w:id="74" w:author="User" w:date="2020-09-24T16:36:00Z">
              <w:rPr>
                <w:color w:val="auto"/>
                <w:highlight w:val="yellow"/>
              </w:rPr>
            </w:rPrChange>
          </w:rPr>
          <w:delText xml:space="preserve">, </w:delText>
        </w:r>
      </w:del>
      <w:ins w:id="75" w:author="User" w:date="2020-09-24T15:53:00Z">
        <w:r w:rsidR="00D428DE" w:rsidRPr="00D428DE">
          <w:rPr>
            <w:color w:val="auto"/>
            <w:rPrChange w:id="76" w:author="User" w:date="2020-09-24T16:36:00Z">
              <w:rPr>
                <w:color w:val="auto"/>
                <w:highlight w:val="yellow"/>
              </w:rPr>
            </w:rPrChange>
          </w:rPr>
          <w:t xml:space="preserve"> фазового множителя отражённого от </w:t>
        </w:r>
      </w:ins>
      <w:proofErr w:type="spellStart"/>
      <w:ins w:id="77" w:author="User" w:date="2020-09-24T16:26:00Z">
        <w:r w:rsidR="00D428DE" w:rsidRPr="00D428DE">
          <w:rPr>
            <w:i/>
            <w:color w:val="auto"/>
            <w:lang w:val="en-US"/>
          </w:rPr>
          <w:t>i</w:t>
        </w:r>
        <w:proofErr w:type="spellEnd"/>
        <w:r w:rsidR="00D428DE" w:rsidRPr="00D428DE">
          <w:rPr>
            <w:color w:val="auto"/>
          </w:rPr>
          <w:t xml:space="preserve">-го </w:t>
        </w:r>
        <w:r w:rsidR="00D428DE" w:rsidRPr="00D428DE">
          <w:rPr>
            <w:color w:val="auto"/>
            <w:rPrChange w:id="78" w:author="User" w:date="2020-09-24T16:36:00Z">
              <w:rPr>
                <w:color w:val="auto"/>
                <w:highlight w:val="yellow"/>
              </w:rPr>
            </w:rPrChange>
          </w:rPr>
          <w:t>излучателя</w:t>
        </w:r>
      </w:ins>
      <w:ins w:id="79" w:author="User" w:date="2020-09-24T15:53:00Z">
        <w:r w:rsidR="00D428DE" w:rsidRPr="00D428DE">
          <w:rPr>
            <w:color w:val="auto"/>
            <w:rPrChange w:id="80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ins w:id="81" w:author="User" w:date="2020-09-24T15:54:00Z">
        <w:r w:rsidR="00D428DE" w:rsidRPr="00D428DE">
          <w:rPr>
            <w:color w:val="auto"/>
            <w:rPrChange w:id="82" w:author="User" w:date="2020-09-24T16:36:00Z">
              <w:rPr>
                <w:color w:val="auto"/>
                <w:highlight w:val="yellow"/>
              </w:rPr>
            </w:rPrChange>
          </w:rPr>
          <w:t>сигнала</w:t>
        </w:r>
      </w:ins>
      <w:del w:id="83" w:author="User" w:date="2020-09-24T15:54:00Z">
        <w:r w:rsidR="00402362" w:rsidRPr="00D428DE" w:rsidDel="00D428DE">
          <w:rPr>
            <w:color w:val="auto"/>
            <w:rPrChange w:id="84" w:author="User" w:date="2020-09-24T16:36:00Z">
              <w:rPr>
                <w:color w:val="auto"/>
                <w:highlight w:val="yellow"/>
              </w:rPr>
            </w:rPrChange>
          </w:rPr>
          <w:delText>характеризующий межпериодную корреляцию сигнала (фаза переотражения)</w:delText>
        </w:r>
      </w:del>
      <w:r w:rsidR="00402362" w:rsidRPr="00D428DE">
        <w:rPr>
          <w:color w:val="auto"/>
          <w:rPrChange w:id="85" w:author="User" w:date="2020-09-24T16:36:00Z">
            <w:rPr>
              <w:color w:val="auto"/>
              <w:highlight w:val="yellow"/>
            </w:rPr>
          </w:rPrChange>
        </w:rPr>
        <w:t>;</w:t>
      </w:r>
    </w:p>
    <w:p w14:paraId="0950F7EC" w14:textId="64A57C23" w:rsidR="0040236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 w14:anchorId="7137D199">
          <v:shape id="_x0000_i1119" type="#_x0000_t75" style="width:36.85pt;height:24.75pt" o:ole="">
            <v:imagedata r:id="rId210" o:title=""/>
          </v:shape>
          <o:OLEObject Type="Embed" ProgID="Equation.DSMT4" ShapeID="_x0000_i1119" DrawAspect="Content" ObjectID="_1663071223" r:id="rId211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ins w:id="86" w:author="User" w:date="2020-09-24T15:54:00Z">
        <w:r w:rsidR="00D428DE">
          <w:rPr>
            <w:color w:val="auto"/>
          </w:rPr>
          <w:t xml:space="preserve">множитель, учитывающий </w:t>
        </w:r>
      </w:ins>
      <w:del w:id="87" w:author="User" w:date="2020-09-24T15:54:00Z">
        <w:r w:rsidDel="00D428DE">
          <w:rPr>
            <w:color w:val="auto"/>
          </w:rPr>
          <w:delText xml:space="preserve">модуляция </w:delText>
        </w:r>
      </w:del>
      <w:ins w:id="88" w:author="User" w:date="2020-09-24T15:54:00Z">
        <w:r w:rsidR="00D428DE">
          <w:rPr>
            <w:color w:val="auto"/>
          </w:rPr>
          <w:t xml:space="preserve">модуляцию </w:t>
        </w:r>
      </w:ins>
      <w:r>
        <w:rPr>
          <w:color w:val="auto"/>
        </w:rPr>
        <w:t>сигнала ДНА;</w:t>
      </w:r>
    </w:p>
    <w:p w14:paraId="0243D26F" w14:textId="7422D8D3" w:rsidR="00402362" w:rsidRPr="00FA18A2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 w14:anchorId="0570E068">
          <v:shape id="_x0000_i1120" type="#_x0000_t75" style="width:350.2pt;height:57pt" o:ole="">
            <v:imagedata r:id="rId212" o:title=""/>
          </v:shape>
          <o:OLEObject Type="Embed" ProgID="Equation.DSMT4" ShapeID="_x0000_i1120" DrawAspect="Content" ObjectID="_1663071224" r:id="rId213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 w14:anchorId="565DB924">
          <v:shape id="_x0000_i1121" type="#_x0000_t75" style="width:106.55pt;height:51.85pt" o:ole="">
            <v:imagedata r:id="rId214" o:title=""/>
          </v:shape>
          <o:OLEObject Type="Embed" ProgID="Equation.DSMT4" ShapeID="_x0000_i1121" DrawAspect="Content" ObjectID="_1663071225" r:id="rId21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 w14:anchorId="64947F3B">
          <v:shape id="_x0000_i1122" type="#_x0000_t75" style="width:179.15pt;height:57pt" o:ole="">
            <v:imagedata r:id="rId216" o:title=""/>
          </v:shape>
          <o:OLEObject Type="Embed" ProgID="Equation.DSMT4" ShapeID="_x0000_i1122" DrawAspect="Content" ObjectID="_1663071226" r:id="rId21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</w:t>
      </w:r>
      <w:ins w:id="89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90" w:author="User" w:date="2020-09-24T15:55:00Z">
        <w:r w:rsidDel="00D428DE">
          <w:rPr>
            <w:color w:val="auto"/>
          </w:rPr>
          <w:delText xml:space="preserve">линейная </w:delText>
        </w:r>
      </w:del>
      <w:ins w:id="91" w:author="User" w:date="2020-09-24T15:55:00Z">
        <w:r w:rsidR="00D428DE">
          <w:rPr>
            <w:color w:val="auto"/>
          </w:rPr>
          <w:t xml:space="preserve">линейную </w:t>
        </w:r>
      </w:ins>
      <w:del w:id="92" w:author="User" w:date="2020-09-24T15:55:00Z">
        <w:r w:rsidDel="00D428DE">
          <w:rPr>
            <w:color w:val="auto"/>
          </w:rPr>
          <w:delText xml:space="preserve">частотная </w:delText>
        </w:r>
      </w:del>
      <w:ins w:id="93" w:author="User" w:date="2020-09-24T15:55:00Z">
        <w:r w:rsidR="00D428DE">
          <w:rPr>
            <w:color w:val="auto"/>
          </w:rPr>
          <w:t xml:space="preserve">частотную </w:t>
        </w:r>
      </w:ins>
      <w:del w:id="94" w:author="User" w:date="2020-09-24T15:55:00Z">
        <w:r w:rsidDel="00D428DE">
          <w:rPr>
            <w:color w:val="auto"/>
          </w:rPr>
          <w:delText>модуляция</w:delText>
        </w:r>
      </w:del>
      <w:ins w:id="95" w:author="User" w:date="2020-09-24T15:55:00Z">
        <w:r w:rsidR="00D428DE">
          <w:rPr>
            <w:color w:val="auto"/>
          </w:rPr>
          <w:t>модуляцию</w:t>
        </w:r>
      </w:ins>
      <w:ins w:id="96" w:author="User" w:date="2020-09-24T16:27:00Z">
        <w:r w:rsidR="00D428DE">
          <w:rPr>
            <w:color w:val="auto"/>
          </w:rPr>
          <w:t xml:space="preserve"> зондирующего сигнала</w:t>
        </w:r>
      </w:ins>
      <w:r>
        <w:rPr>
          <w:color w:val="auto"/>
        </w:rPr>
        <w:t xml:space="preserve">; </w:t>
      </w:r>
      <w:r w:rsidRPr="00FA18A2">
        <w:rPr>
          <w:color w:val="auto"/>
          <w:position w:val="-12"/>
        </w:rPr>
        <w:object w:dxaOrig="499" w:dyaOrig="380" w14:anchorId="2FE1DC84">
          <v:shape id="_x0000_i1123" type="#_x0000_t75" style="width:24.75pt;height:19.6pt" o:ole="">
            <v:imagedata r:id="rId218" o:title=""/>
          </v:shape>
          <o:OLEObject Type="Embed" ProgID="Equation.DSMT4" ShapeID="_x0000_i1123" DrawAspect="Content" ObjectID="_1663071227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 w14:anchorId="06D584E1">
          <v:shape id="_x0000_i1124" type="#_x0000_t75" style="width:14.4pt;height:19.6pt" o:ole="">
            <v:imagedata r:id="rId220" o:title=""/>
          </v:shape>
          <o:OLEObject Type="Embed" ProgID="Equation.DSMT4" ShapeID="_x0000_i1124" DrawAspect="Content" ObjectID="_1663071228" r:id="rId22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 w14:anchorId="485765CF">
          <v:shape id="_x0000_i1125" type="#_x0000_t75" style="width:9.8pt;height:12.1pt" o:ole="">
            <v:imagedata r:id="rId222" o:title=""/>
          </v:shape>
          <o:OLEObject Type="Embed" ProgID="Equation.DSMT4" ShapeID="_x0000_i1125" DrawAspect="Content" ObjectID="_1663071229" r:id="rId22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77E50698" w:rsidR="00402362" w:rsidRPr="00801309" w:rsidRDefault="00402362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44"/>
        </w:rPr>
        <w:object w:dxaOrig="2120" w:dyaOrig="1020" w14:anchorId="5BE98745">
          <v:shape id="_x0000_i1126" type="#_x0000_t75" style="width:104.85pt;height:50.1pt" o:ole="">
            <v:imagedata r:id="rId224" o:title=""/>
          </v:shape>
          <o:OLEObject Type="Embed" ProgID="Equation.DSMT4" ShapeID="_x0000_i1126" DrawAspect="Content" ObjectID="_1663071230" r:id="rId225"/>
        </w:object>
      </w:r>
      <w:r w:rsidRPr="00D428DE">
        <w:rPr>
          <w:color w:val="auto"/>
          <w:rPrChange w:id="97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Pr="00D428DE">
        <w:rPr>
          <w:color w:val="auto"/>
          <w:rPrChange w:id="98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99" w:author="User" w:date="2020-09-24T15:56:00Z">
        <w:r w:rsidR="00D428DE" w:rsidRPr="00D428DE">
          <w:rPr>
            <w:color w:val="auto"/>
            <w:rPrChange w:id="100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101" w:author="User" w:date="2020-09-24T15:56:00Z">
        <w:r w:rsidRPr="00D428DE" w:rsidDel="00D428DE">
          <w:rPr>
            <w:color w:val="auto"/>
            <w:rPrChange w:id="102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103" w:author="User" w:date="2020-09-24T15:56:00Z">
        <w:r w:rsidR="00D428DE" w:rsidRPr="00D428DE">
          <w:rPr>
            <w:color w:val="auto"/>
            <w:rPrChange w:id="104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105" w:author="User" w:date="2020-09-24T15:56:00Z">
        <w:r w:rsidRPr="00D428DE" w:rsidDel="00D428DE">
          <w:rPr>
            <w:color w:val="auto"/>
            <w:rPrChange w:id="106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107" w:author="User" w:date="2020-09-24T15:56:00Z">
        <w:r w:rsidR="00D428DE" w:rsidRPr="00D428DE">
          <w:rPr>
            <w:color w:val="auto"/>
            <w:rPrChange w:id="108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109" w:author="User" w:date="2020-09-24T15:57:00Z">
        <w:r w:rsidR="00D428DE" w:rsidRPr="00D428DE">
          <w:rPr>
            <w:color w:val="auto"/>
            <w:rPrChange w:id="110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111" w:author="User" w:date="2020-09-24T15:57:00Z">
        <w:r w:rsidRPr="00D428DE" w:rsidDel="00D428DE">
          <w:rPr>
            <w:color w:val="auto"/>
            <w:rPrChange w:id="112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113" w:author="User" w:date="2020-09-24T15:57:00Z">
        <w:r w:rsidR="00D428DE" w:rsidRPr="00D428DE">
          <w:rPr>
            <w:color w:val="auto"/>
            <w:rPrChange w:id="114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Pr="00D428DE">
        <w:rPr>
          <w:color w:val="auto"/>
          <w:rPrChange w:id="115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Pr="00D428DE">
        <w:rPr>
          <w:color w:val="auto"/>
        </w:rPr>
        <w:t xml:space="preserve">, </w:t>
      </w:r>
      <w:ins w:id="116" w:author="User" w:date="2020-09-24T15:57:00Z">
        <w:r w:rsidR="00D428DE" w:rsidRPr="00D428DE">
          <w:rPr>
            <w:color w:val="auto"/>
          </w:rPr>
          <w:t xml:space="preserve">обусловленную </w:t>
        </w:r>
      </w:ins>
      <w:del w:id="117" w:author="User" w:date="2020-09-24T15:57:00Z">
        <w:r w:rsidRPr="00D428DE" w:rsidDel="00D428DE">
          <w:rPr>
            <w:color w:val="auto"/>
          </w:rPr>
          <w:delText xml:space="preserve">характеризующая </w:delText>
        </w:r>
      </w:del>
      <w:r w:rsidRPr="00D428DE">
        <w:rPr>
          <w:color w:val="auto"/>
        </w:rPr>
        <w:t>изменение</w:t>
      </w:r>
      <w:ins w:id="118" w:author="User" w:date="2020-09-24T15:57:00Z">
        <w:r w:rsidR="00D428DE" w:rsidRPr="00D428DE">
          <w:rPr>
            <w:color w:val="auto"/>
          </w:rPr>
          <w:t>м</w:t>
        </w:r>
      </w:ins>
      <w:r w:rsidRPr="00D428DE">
        <w:rPr>
          <w:color w:val="auto"/>
        </w:rPr>
        <w:t xml:space="preserve"> радиальной </w:t>
      </w:r>
      <w:r w:rsidRPr="00D428DE">
        <w:rPr>
          <w:color w:val="auto"/>
        </w:rPr>
        <w:lastRenderedPageBreak/>
        <w:t xml:space="preserve">скорости носителя БРЛС и </w:t>
      </w:r>
      <w:proofErr w:type="spellStart"/>
      <w:r w:rsidRPr="00D428DE">
        <w:rPr>
          <w:i/>
          <w:color w:val="auto"/>
          <w:lang w:val="en-US"/>
        </w:rPr>
        <w:t>i</w:t>
      </w:r>
      <w:proofErr w:type="spellEnd"/>
      <w:r w:rsidRPr="00D428DE">
        <w:rPr>
          <w:color w:val="auto"/>
        </w:rPr>
        <w:t>-го излучателя на интервале синтезирования</w:t>
      </w:r>
      <w:r>
        <w:rPr>
          <w:color w:val="auto"/>
        </w:rPr>
        <w:t xml:space="preserve"> (комплексный отсчет траекторного сигнала).</w:t>
      </w:r>
    </w:p>
    <w:p w14:paraId="55F21633" w14:textId="283ADD72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</w:t>
      </w:r>
      <w:ins w:id="119" w:author="User" w:date="2020-09-24T16:28:00Z">
        <w:r w:rsidR="00D428DE">
          <w:rPr>
            <w:color w:val="auto"/>
          </w:rPr>
          <w:t>,</w:t>
        </w:r>
      </w:ins>
      <w:r>
        <w:rPr>
          <w:color w:val="auto"/>
        </w:rPr>
        <w:t xml:space="preserve"> представляет собой сумму сигналов, отраженных от каждого элемента для одного периода повторения:</w:t>
      </w:r>
    </w:p>
    <w:p w14:paraId="434A8090" w14:textId="77777777" w:rsidR="00402362" w:rsidRPr="0026358E" w:rsidRDefault="00402362" w:rsidP="00ED688D">
      <w:pPr>
        <w:pStyle w:val="a4"/>
        <w:spacing w:before="240" w:after="240"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 w14:anchorId="28F75070">
          <v:shape id="_x0000_i1127" type="#_x0000_t75" style="width:119.8pt;height:32.25pt" o:ole="">
            <v:imagedata r:id="rId226" o:title=""/>
          </v:shape>
          <o:OLEObject Type="Embed" ProgID="Equation.DSMT4" ShapeID="_x0000_i1127" DrawAspect="Content" ObjectID="_1663071231" r:id="rId227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</w:t>
      </w:r>
      <w:r w:rsidR="008777A2" w:rsidRPr="005B3019">
        <w:rPr>
          <w:color w:val="auto"/>
          <w:szCs w:val="28"/>
        </w:rPr>
        <w:t>4</w:t>
      </w:r>
      <w:r w:rsidRPr="0026358E">
        <w:rPr>
          <w:color w:val="auto"/>
          <w:szCs w:val="28"/>
        </w:rPr>
        <w:t>)</w:t>
      </w:r>
    </w:p>
    <w:p w14:paraId="1C32EC95" w14:textId="77777777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1.1.</w:t>
      </w:r>
    </w:p>
    <w:p w14:paraId="68AAC28E" w14:textId="22B8A581" w:rsidR="00402362" w:rsidRDefault="00E756B7" w:rsidP="00ED688D">
      <w:pPr>
        <w:spacing w:line="240" w:lineRule="auto"/>
        <w:ind w:firstLine="0"/>
        <w:jc w:val="center"/>
      </w:pPr>
      <w:r>
        <w:object w:dxaOrig="6909" w:dyaOrig="5240" w14:anchorId="145DF397">
          <v:shape id="_x0000_i1159" type="#_x0000_t75" style="width:444.1pt;height:336.95pt" o:ole="">
            <v:imagedata r:id="rId228" o:title=""/>
          </v:shape>
          <o:OLEObject Type="Embed" ProgID="Visio.Drawing.11" ShapeID="_x0000_i1159" DrawAspect="Content" ObjectID="_1663071232" r:id="rId229"/>
        </w:object>
      </w:r>
    </w:p>
    <w:p w14:paraId="79F6A4CA" w14:textId="77777777" w:rsidR="00402362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28" type="#_x0000_t75" style="width:12.1pt;height:21.9pt" o:ole="">
            <v:imagedata r:id="rId230" o:title=""/>
          </v:shape>
          <o:OLEObject Type="Embed" ProgID="Equation.DSMT4" ShapeID="_x0000_i1128" DrawAspect="Content" ObjectID="_1663071233" r:id="rId231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29" type="#_x0000_t75" style="width:24.2pt;height:21.9pt" o:ole="">
            <v:imagedata r:id="rId232" o:title=""/>
          </v:shape>
          <o:OLEObject Type="Embed" ProgID="Equation.DSMT4" ShapeID="_x0000_i1129" DrawAspect="Content" ObjectID="_1663071234" r:id="rId233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30" type="#_x0000_t75" style="width:24.75pt;height:21.9pt" o:ole="">
            <v:imagedata r:id="rId234" o:title=""/>
          </v:shape>
          <o:OLEObject Type="Embed" ProgID="Equation.DSMT4" ShapeID="_x0000_i1130" DrawAspect="Content" ObjectID="_1663071235" r:id="rId235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31" type="#_x0000_t75" style="width:24.2pt;height:21.9pt" o:ole="">
            <v:imagedata r:id="rId236" o:title=""/>
          </v:shape>
          <o:OLEObject Type="Embed" ProgID="Equation.DSMT4" ShapeID="_x0000_i1131" DrawAspect="Content" ObjectID="_1663071236" r:id="rId237"/>
        </w:object>
      </w:r>
      <w:r>
        <w:t>. Траектория движения БРЛС – прямолинейная с постоянной скоростью.</w:t>
      </w:r>
    </w:p>
    <w:p w14:paraId="18E8C2DE" w14:textId="186FCDF6" w:rsidR="00402362" w:rsidRDefault="00402362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r>
        <w:rPr>
          <w:vertAlign w:val="superscript"/>
        </w:rPr>
        <w:t>2</w:t>
      </w:r>
      <w:r>
        <w:t>).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 w14:anchorId="48620C39">
          <v:shape id="_x0000_i1132" type="#_x0000_t75" style="width:50.1pt;height:17.85pt" o:ole="">
            <v:imagedata r:id="rId32" o:title=""/>
          </v:shape>
          <o:OLEObject Type="Embed" ProgID="Equation.DSMT4" ShapeID="_x0000_i1132" DrawAspect="Content" ObjectID="_1663071237" r:id="rId238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 w14:anchorId="747BC470">
          <v:shape id="_x0000_i1133" type="#_x0000_t75" style="width:51.85pt;height:17.85pt" o:ole="">
            <v:imagedata r:id="rId34" o:title=""/>
          </v:shape>
          <o:OLEObject Type="Embed" ProgID="Equation.DSMT4" ShapeID="_x0000_i1133" DrawAspect="Content" ObjectID="_1663071238" r:id="rId23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 w14:anchorId="4B2C05CE">
          <v:shape id="_x0000_i1134" type="#_x0000_t75" style="width:47.8pt;height:17.85pt" o:ole="">
            <v:imagedata r:id="rId36" o:title=""/>
          </v:shape>
          <o:OLEObject Type="Embed" ProgID="Equation.DSMT4" ShapeID="_x0000_i1134" DrawAspect="Content" ObjectID="_1663071239" r:id="rId240"/>
        </w:object>
      </w:r>
      <w:r>
        <w:t xml:space="preserve">) </w:t>
      </w:r>
      <w:proofErr w:type="gramEnd"/>
      <w:r>
        <w:t xml:space="preserve">и </w:t>
      </w:r>
      <w:r w:rsidR="00E756B7">
        <w:t>средней ЭПР</w:t>
      </w:r>
      <w:r w:rsidRPr="004A3871">
        <w:rPr>
          <w:szCs w:val="28"/>
        </w:rPr>
        <w:t xml:space="preserve"> </w:t>
      </w:r>
      <w:r w:rsidR="00E756B7" w:rsidRPr="004A3871">
        <w:rPr>
          <w:color w:val="auto"/>
          <w:position w:val="-12"/>
          <w:szCs w:val="28"/>
          <w:lang w:eastAsia="en-US"/>
        </w:rPr>
        <w:object w:dxaOrig="1219" w:dyaOrig="420" w14:anchorId="72E79942">
          <v:shape id="_x0000_i1160" type="#_x0000_t75" style="width:61.05pt;height:19.6pt" o:ole="">
            <v:imagedata r:id="rId241" o:title=""/>
          </v:shape>
          <o:OLEObject Type="Embed" ProgID="Equation.DSMT4" ShapeID="_x0000_i1160" DrawAspect="Content" ObjectID="_1663071240" r:id="rId242"/>
        </w:object>
      </w:r>
      <w:r>
        <w:rPr>
          <w:color w:val="auto"/>
          <w:szCs w:val="28"/>
          <w:lang w:eastAsia="en-US"/>
        </w:rPr>
        <w:t>.</w:t>
      </w:r>
    </w:p>
    <w:p w14:paraId="348875F2" w14:textId="005433DD" w:rsidR="002E7679" w:rsidRPr="006D67F8" w:rsidRDefault="00D428DE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ins w:id="120" w:author="User" w:date="2020-09-24T16:29:00Z">
        <w:r>
          <w:rPr>
            <w:color w:val="auto"/>
            <w:szCs w:val="28"/>
            <w:lang w:eastAsia="en-US"/>
          </w:rPr>
          <w:lastRenderedPageBreak/>
          <w:t>Поясним р</w:t>
        </w:r>
      </w:ins>
      <w:del w:id="121" w:author="User" w:date="2020-09-24T16:29:00Z">
        <w:r w:rsidR="002E7679" w:rsidDel="00D428DE">
          <w:rPr>
            <w:color w:val="auto"/>
            <w:szCs w:val="28"/>
            <w:lang w:eastAsia="en-US"/>
          </w:rPr>
          <w:delText>Р</w:delText>
        </w:r>
      </w:del>
      <w:r w:rsidR="002E7679">
        <w:rPr>
          <w:color w:val="auto"/>
          <w:szCs w:val="28"/>
          <w:lang w:eastAsia="en-US"/>
        </w:rPr>
        <w:t>асчет координат пространственных элементов, занятых тенью объекта.</w:t>
      </w:r>
    </w:p>
    <w:p w14:paraId="7221A0B3" w14:textId="77777777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14:paraId="0F1EE06D" w14:textId="395651F1" w:rsidR="006D67F8" w:rsidRDefault="006D67F8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</w:t>
      </w:r>
      <w:ins w:id="122" w:author="User" w:date="2020-09-24T16:30:00Z">
        <w:r w:rsidR="00D428DE">
          <w:rPr>
            <w:color w:val="auto"/>
            <w:szCs w:val="28"/>
            <w:lang w:eastAsia="en-US"/>
          </w:rPr>
          <w:t>,</w:t>
        </w:r>
      </w:ins>
      <w:r>
        <w:rPr>
          <w:color w:val="auto"/>
          <w:szCs w:val="28"/>
          <w:lang w:eastAsia="en-US"/>
        </w:rPr>
        <w:t xml:space="preserve"> равной двум элементам разрешения, приведена на рисунке 1.6.</w:t>
      </w:r>
    </w:p>
    <w:p w14:paraId="2E947091" w14:textId="77777777" w:rsidR="006D67F8" w:rsidRDefault="005B3019" w:rsidP="00ED688D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object w:dxaOrig="6431" w:dyaOrig="3824" w14:anchorId="39EF689F">
          <v:shape id="_x0000_i1135" type="#_x0000_t75" style="width:456.75pt;height:273pt" o:ole="">
            <v:imagedata r:id="rId243" o:title=""/>
          </v:shape>
          <o:OLEObject Type="Embed" ProgID="Visio.Drawing.11" ShapeID="_x0000_i1135" DrawAspect="Content" ObjectID="_1663071241" r:id="rId244"/>
        </w:object>
      </w:r>
    </w:p>
    <w:p w14:paraId="0FAF42A5" w14:textId="77777777" w:rsidR="006D67F8" w:rsidRDefault="006D67F8" w:rsidP="00ED688D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14:paraId="519C70DB" w14:textId="77777777" w:rsidR="006D67F8" w:rsidRPr="00D358BB" w:rsidRDefault="006D67F8" w:rsidP="00ED688D">
      <w:pPr>
        <w:spacing w:line="240" w:lineRule="auto"/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 w14:anchorId="308D681D">
          <v:shape id="_x0000_i1136" type="#_x0000_t75" style="width:12.65pt;height:14.4pt" o:ole="">
            <v:imagedata r:id="rId245" o:title=""/>
          </v:shape>
          <o:OLEObject Type="Embed" ProgID="Equation.DSMT4" ShapeID="_x0000_i1136" DrawAspect="Content" ObjectID="_1663071242" r:id="rId246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 w14:anchorId="3BDFFDE5">
          <v:shape id="_x0000_i1137" type="#_x0000_t75" style="width:24.2pt;height:21.9pt" o:ole="">
            <v:imagedata r:id="rId247" o:title=""/>
          </v:shape>
          <o:OLEObject Type="Embed" ProgID="Equation.DSMT4" ShapeID="_x0000_i1137" DrawAspect="Content" ObjectID="_1663071243" r:id="rId248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 w14:anchorId="1B1C2079">
          <v:shape id="_x0000_i1138" type="#_x0000_t75" style="width:17.85pt;height:14.4pt" o:ole="">
            <v:imagedata r:id="rId249" o:title=""/>
          </v:shape>
          <o:OLEObject Type="Embed" ProgID="Equation.DSMT4" ShapeID="_x0000_i1138" DrawAspect="Content" ObjectID="_1663071244" r:id="rId250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 w14:anchorId="2116731D">
          <v:shape id="_x0000_i1139" type="#_x0000_t75" style="width:21.9pt;height:15pt" o:ole="">
            <v:imagedata r:id="rId251" o:title=""/>
          </v:shape>
          <o:OLEObject Type="Embed" ProgID="Equation.DSMT4" ShapeID="_x0000_i1139" DrawAspect="Content" ObjectID="_1663071245" r:id="rId252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 w14:anchorId="754AD901">
          <v:shape id="_x0000_i1140" type="#_x0000_t75" style="width:15pt;height:14.4pt" o:ole="">
            <v:imagedata r:id="rId253" o:title=""/>
          </v:shape>
          <o:OLEObject Type="Embed" ProgID="Equation.DSMT4" ShapeID="_x0000_i1140" DrawAspect="Content" ObjectID="_1663071246" r:id="rId254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14:paraId="79A2753F" w14:textId="6F9D9F50" w:rsidR="0023158A" w:rsidRPr="0023158A" w:rsidRDefault="0023158A" w:rsidP="00ED688D">
      <w:pPr>
        <w:spacing w:line="240" w:lineRule="auto"/>
      </w:pPr>
      <w:r>
        <w:t xml:space="preserve">Точки </w:t>
      </w:r>
      <w:r w:rsidRPr="00EC37EA">
        <w:rPr>
          <w:position w:val="-4"/>
        </w:rPr>
        <w:object w:dxaOrig="300" w:dyaOrig="279" w14:anchorId="5373E16A">
          <v:shape id="_x0000_i1141" type="#_x0000_t75" style="width:15pt;height:14.4pt" o:ole="">
            <v:imagedata r:id="rId253" o:title=""/>
          </v:shape>
          <o:OLEObject Type="Embed" ProgID="Equation.DSMT4" ShapeID="_x0000_i1141" DrawAspect="Content" ObjectID="_1663071247" r:id="rId255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 w14:anchorId="1F9B88A2">
          <v:shape id="_x0000_i1142" type="#_x0000_t75" style="width:17.85pt;height:14.4pt" o:ole="">
            <v:imagedata r:id="rId249" o:title=""/>
          </v:shape>
          <o:OLEObject Type="Embed" ProgID="Equation.DSMT4" ShapeID="_x0000_i1142" DrawAspect="Content" ObjectID="_1663071248" r:id="rId256"/>
        </w:object>
      </w:r>
      <w:r w:rsidRPr="00705006">
        <w:t xml:space="preserve"> </w:t>
      </w:r>
      <w:r>
        <w:t>с учетом предположения, что элемент</w:t>
      </w:r>
      <w:ins w:id="123" w:author="User" w:date="2020-09-24T16:30:00Z">
        <w:r w:rsidR="00D428DE">
          <w:t>,</w:t>
        </w:r>
      </w:ins>
      <w:r>
        <w:t xml:space="preserve"> занятый тенью</w:t>
      </w:r>
      <w:ins w:id="124" w:author="User" w:date="2020-09-24T16:30:00Z">
        <w:r w:rsidR="00D428DE">
          <w:t>,</w:t>
        </w:r>
      </w:ins>
      <w:r>
        <w:t xml:space="preserve">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 w14:anchorId="2CD5829F">
          <v:shape id="_x0000_i1143" type="#_x0000_t75" style="width:14.4pt;height:19.6pt" o:ole="">
            <v:imagedata r:id="rId257" o:title=""/>
          </v:shape>
          <o:OLEObject Type="Embed" ProgID="Equation.DSMT4" ShapeID="_x0000_i1143" DrawAspect="Content" ObjectID="_1663071249" r:id="rId258"/>
        </w:object>
      </w:r>
      <w:r>
        <w:t>.</w:t>
      </w:r>
    </w:p>
    <w:p w14:paraId="6878DD1B" w14:textId="77777777" w:rsidR="00705006" w:rsidRDefault="001755D3" w:rsidP="00ED688D">
      <w:pPr>
        <w:spacing w:line="240" w:lineRule="auto"/>
      </w:pPr>
      <w:proofErr w:type="gramStart"/>
      <w:r>
        <w:t xml:space="preserve">Уравнение прямой </w:t>
      </w:r>
      <w:r w:rsidR="00532956" w:rsidRPr="00EC37EA">
        <w:rPr>
          <w:position w:val="-4"/>
        </w:rPr>
        <w:object w:dxaOrig="600" w:dyaOrig="300" w14:anchorId="1600EA73">
          <v:shape id="_x0000_i1144" type="#_x0000_t75" style="width:29.95pt;height:15pt" o:ole="">
            <v:imagedata r:id="rId259" o:title=""/>
          </v:shape>
          <o:OLEObject Type="Embed" ProgID="Equation.DSMT4" ShapeID="_x0000_i1144" DrawAspect="Content" ObjectID="_1663071250" r:id="rId260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 w14:anchorId="3C2F0BB4">
          <v:shape id="_x0000_i1145" type="#_x0000_t75" style="width:92.15pt;height:20.15pt" o:ole="">
            <v:imagedata r:id="rId261" o:title=""/>
          </v:shape>
          <o:OLEObject Type="Embed" ProgID="Equation.DSMT4" ShapeID="_x0000_i1145" DrawAspect="Content" ObjectID="_1663071251" r:id="rId262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 w14:anchorId="73E0CEA1">
          <v:shape id="_x0000_i1146" type="#_x0000_t75" style="width:78.9pt;height:21.9pt" o:ole="">
            <v:imagedata r:id="rId263" o:title=""/>
          </v:shape>
          <o:OLEObject Type="Embed" ProgID="Equation.DSMT4" ShapeID="_x0000_i1146" DrawAspect="Content" ObjectID="_1663071252" r:id="rId264"/>
        </w:object>
      </w:r>
      <w:r w:rsidR="004036AF" w:rsidRPr="004036AF">
        <w:t xml:space="preserve">, </w:t>
      </w:r>
      <w:r w:rsidR="00F13FE7" w:rsidRPr="004036AF">
        <w:rPr>
          <w:position w:val="-14"/>
        </w:rPr>
        <w:object w:dxaOrig="1440" w:dyaOrig="420" w14:anchorId="1263F951">
          <v:shape id="_x0000_i1147" type="#_x0000_t75" style="width:1in;height:21.9pt" o:ole="">
            <v:imagedata r:id="rId265" o:title=""/>
          </v:shape>
          <o:OLEObject Type="Embed" ProgID="Equation.DSMT4" ShapeID="_x0000_i1147" DrawAspect="Content" ObjectID="_1663071253" r:id="rId266"/>
        </w:object>
      </w:r>
      <w:r w:rsidR="004036AF" w:rsidRPr="004036AF">
        <w:t xml:space="preserve"> </w:t>
      </w:r>
      <w:r>
        <w:t>имеет вид:</w:t>
      </w:r>
      <w:proofErr w:type="gramEnd"/>
    </w:p>
    <w:p w14:paraId="7FC7524F" w14:textId="77777777" w:rsidR="001755D3" w:rsidRPr="00532956" w:rsidRDefault="00532956" w:rsidP="00ED688D">
      <w:pPr>
        <w:spacing w:line="240" w:lineRule="auto"/>
        <w:jc w:val="right"/>
      </w:pPr>
      <w:r w:rsidRPr="00532956">
        <w:rPr>
          <w:position w:val="-34"/>
        </w:rPr>
        <w:object w:dxaOrig="3400" w:dyaOrig="780" w14:anchorId="20605199">
          <v:shape id="_x0000_i1148" type="#_x0000_t75" style="width:171.65pt;height:39.15pt" o:ole="">
            <v:imagedata r:id="rId267" o:title=""/>
          </v:shape>
          <o:OLEObject Type="Embed" ProgID="Equation.DSMT4" ShapeID="_x0000_i1148" DrawAspect="Content" ObjectID="_1663071254" r:id="rId268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 w:rsidRPr="00F13FE7">
        <w:tab/>
      </w:r>
      <w:r w:rsidRPr="00532956">
        <w:t>(</w:t>
      </w:r>
      <w:r w:rsidR="008777A2" w:rsidRPr="00F13FE7">
        <w:t>1.25</w:t>
      </w:r>
      <w:r w:rsidRPr="00532956">
        <w:t>)</w:t>
      </w:r>
    </w:p>
    <w:p w14:paraId="1CADAA6B" w14:textId="77777777" w:rsidR="00532956" w:rsidRPr="00F13FE7" w:rsidRDefault="00532956" w:rsidP="00ED688D">
      <w:pPr>
        <w:spacing w:line="240" w:lineRule="auto"/>
      </w:pPr>
      <w:r>
        <w:t xml:space="preserve">Тогда координаты </w:t>
      </w:r>
      <w:r w:rsidR="00F13FE7" w:rsidRPr="00A271DD">
        <w:rPr>
          <w:position w:val="-12"/>
        </w:rPr>
        <w:object w:dxaOrig="300" w:dyaOrig="380" w14:anchorId="2A2724C3">
          <v:shape id="_x0000_i1149" type="#_x0000_t75" style="width:15pt;height:19.6pt" o:ole="">
            <v:imagedata r:id="rId269" o:title=""/>
          </v:shape>
          <o:OLEObject Type="Embed" ProgID="Equation.DSMT4" ShapeID="_x0000_i1149" DrawAspect="Content" ObjectID="_1663071255" r:id="rId270"/>
        </w:object>
      </w:r>
      <w:r>
        <w:t xml:space="preserve">, </w:t>
      </w:r>
      <w:r w:rsidR="00F13FE7" w:rsidRPr="00A271DD">
        <w:rPr>
          <w:position w:val="-12"/>
        </w:rPr>
        <w:object w:dxaOrig="300" w:dyaOrig="380" w14:anchorId="3ABA1FF0">
          <v:shape id="_x0000_i1150" type="#_x0000_t75" style="width:15pt;height:19.6pt" o:ole="">
            <v:imagedata r:id="rId271" o:title=""/>
          </v:shape>
          <o:OLEObject Type="Embed" ProgID="Equation.DSMT4" ShapeID="_x0000_i1150" DrawAspect="Content" ObjectID="_1663071256" r:id="rId272"/>
        </w:object>
      </w:r>
      <w:r w:rsidRPr="00F13FE7">
        <w:t xml:space="preserve"> </w:t>
      </w:r>
      <w:r>
        <w:t>из уравнения (</w:t>
      </w:r>
      <w:r w:rsidR="008777A2" w:rsidRPr="00F13FE7">
        <w:t>1.25</w:t>
      </w:r>
      <w:r>
        <w:t>)</w:t>
      </w:r>
      <w:r w:rsidRPr="00F13FE7">
        <w:t>:</w:t>
      </w:r>
    </w:p>
    <w:p w14:paraId="4D6F9F51" w14:textId="77777777" w:rsidR="00532956" w:rsidRPr="00532956" w:rsidRDefault="00F13FE7" w:rsidP="00ED688D">
      <w:pPr>
        <w:spacing w:line="240" w:lineRule="auto"/>
        <w:jc w:val="right"/>
      </w:pPr>
      <w:r w:rsidRPr="00532956">
        <w:rPr>
          <w:position w:val="-74"/>
        </w:rPr>
        <w:object w:dxaOrig="3420" w:dyaOrig="1620" w14:anchorId="1167FE86">
          <v:shape id="_x0000_i1151" type="#_x0000_t75" style="width:171.65pt;height:80.05pt" o:ole="">
            <v:imagedata r:id="rId273" o:title=""/>
          </v:shape>
          <o:OLEObject Type="Embed" ProgID="Equation.DSMT4" ShapeID="_x0000_i1151" DrawAspect="Content" ObjectID="_1663071257" r:id="rId274"/>
        </w:object>
      </w:r>
      <w:r w:rsidR="00A01477" w:rsidRPr="00A01477">
        <w:t>.</w:t>
      </w:r>
      <w:r w:rsidR="00A01477" w:rsidRPr="00A01477">
        <w:tab/>
      </w:r>
      <w:r w:rsidR="00532956" w:rsidRPr="00532956">
        <w:tab/>
      </w:r>
      <w:r w:rsidR="00532956" w:rsidRPr="00532956">
        <w:tab/>
      </w:r>
      <w:r w:rsidR="00532956" w:rsidRPr="00532956">
        <w:tab/>
      </w:r>
      <w:r w:rsidR="00532956" w:rsidRPr="00532956">
        <w:tab/>
        <w:t>(</w:t>
      </w:r>
      <w:r w:rsidR="008777A2" w:rsidRPr="00F13FE7">
        <w:t>1.26</w:t>
      </w:r>
      <w:r w:rsidR="00532956" w:rsidRPr="00532956">
        <w:t>)</w:t>
      </w:r>
    </w:p>
    <w:p w14:paraId="4E3FB51A" w14:textId="77777777" w:rsidR="00532956" w:rsidRDefault="004036AF" w:rsidP="00ED688D">
      <w:pPr>
        <w:spacing w:line="240" w:lineRule="auto"/>
      </w:pPr>
      <w:r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 w14:anchorId="5D9C2754">
          <v:shape id="_x0000_i1152" type="#_x0000_t75" style="width:32.85pt;height:15pt" o:ole="">
            <v:imagedata r:id="rId275" o:title=""/>
          </v:shape>
          <o:OLEObject Type="Embed" ProgID="Equation.DSMT4" ShapeID="_x0000_i1152" DrawAspect="Content" ObjectID="_1663071258" r:id="rId276"/>
        </w:object>
      </w:r>
      <w:r>
        <w:t xml:space="preserve">, то в процессе полета меняется только координата </w:t>
      </w:r>
      <w:r w:rsidR="00F13FE7" w:rsidRPr="00A271DD">
        <w:rPr>
          <w:position w:val="-12"/>
        </w:rPr>
        <w:object w:dxaOrig="300" w:dyaOrig="380" w14:anchorId="4A9DBAC0">
          <v:shape id="_x0000_i1153" type="#_x0000_t75" style="width:15pt;height:19.6pt" o:ole="">
            <v:imagedata r:id="rId277" o:title=""/>
          </v:shape>
          <o:OLEObject Type="Embed" ProgID="Equation.DSMT4" ShapeID="_x0000_i1153" DrawAspect="Content" ObjectID="_1663071259" r:id="rId278"/>
        </w:object>
      </w:r>
      <w:r>
        <w:t xml:space="preserve">, в то время как </w:t>
      </w:r>
      <w:r w:rsidR="00F13FE7" w:rsidRPr="00A271DD">
        <w:rPr>
          <w:position w:val="-12"/>
        </w:rPr>
        <w:object w:dxaOrig="300" w:dyaOrig="380" w14:anchorId="20122D8C">
          <v:shape id="_x0000_i1154" type="#_x0000_t75" style="width:15pt;height:19.6pt" o:ole="">
            <v:imagedata r:id="rId279" o:title=""/>
          </v:shape>
          <o:OLEObject Type="Embed" ProgID="Equation.DSMT4" ShapeID="_x0000_i1154" DrawAspect="Content" ObjectID="_1663071260" r:id="rId280"/>
        </w:object>
      </w:r>
      <w:r>
        <w:t xml:space="preserve"> остается без изменений:</w:t>
      </w:r>
    </w:p>
    <w:p w14:paraId="7D1375A4" w14:textId="77777777" w:rsidR="004036AF" w:rsidRPr="004036AF" w:rsidRDefault="00F13FE7" w:rsidP="00ED688D">
      <w:pPr>
        <w:spacing w:line="240" w:lineRule="auto"/>
        <w:jc w:val="right"/>
      </w:pPr>
      <w:r w:rsidRPr="00532956">
        <w:rPr>
          <w:position w:val="-74"/>
        </w:rPr>
        <w:object w:dxaOrig="3360" w:dyaOrig="1620" w14:anchorId="746A0682">
          <v:shape id="_x0000_i1155" type="#_x0000_t75" style="width:168.75pt;height:80.05pt" o:ole="">
            <v:imagedata r:id="rId281" o:title=""/>
          </v:shape>
          <o:OLEObject Type="Embed" ProgID="Equation.DSMT4" ShapeID="_x0000_i1155" DrawAspect="Content" ObjectID="_1663071261" r:id="rId282"/>
        </w:object>
      </w:r>
      <w:r w:rsidR="004036AF">
        <w:tab/>
      </w:r>
      <w:r w:rsidR="004036AF">
        <w:tab/>
      </w:r>
      <w:r w:rsidR="004036AF">
        <w:tab/>
      </w:r>
      <w:r w:rsidR="004036AF">
        <w:tab/>
      </w:r>
      <w:r w:rsidR="004036AF">
        <w:tab/>
        <w:t>(</w:t>
      </w:r>
      <w:r w:rsidR="008777A2" w:rsidRPr="005B3019">
        <w:t>1.27</w:t>
      </w:r>
      <w:r w:rsidR="004036AF">
        <w:t>)</w:t>
      </w:r>
    </w:p>
    <w:p w14:paraId="6E95148E" w14:textId="468812F7" w:rsidR="00C0288D" w:rsidRDefault="0097491C" w:rsidP="00ED688D">
      <w:pPr>
        <w:spacing w:line="240" w:lineRule="auto"/>
        <w:ind w:firstLine="708"/>
        <w:rPr>
          <w:ins w:id="125" w:author="User" w:date="2020-09-24T17:14:00Z"/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Таким образом, координаты пространственных элементов, занятых тенью наземного объекта</w:t>
      </w:r>
      <w:r w:rsidR="00D358BB" w:rsidRPr="00D358BB">
        <w:rPr>
          <w:color w:val="auto"/>
          <w:szCs w:val="28"/>
          <w:lang w:eastAsia="en-US"/>
        </w:rPr>
        <w:t>,</w:t>
      </w:r>
      <w:r>
        <w:rPr>
          <w:color w:val="auto"/>
          <w:szCs w:val="28"/>
          <w:lang w:eastAsia="en-US"/>
        </w:rPr>
        <w:t xml:space="preserve">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</w:p>
    <w:p w14:paraId="6D4C78A7" w14:textId="29BD803A" w:rsidR="00C42F9E" w:rsidRDefault="00C42F9E" w:rsidP="00ED688D">
      <w:pPr>
        <w:spacing w:line="240" w:lineRule="auto"/>
        <w:ind w:firstLine="708"/>
        <w:rPr>
          <w:ins w:id="126" w:author="User" w:date="2020-09-24T17:14:00Z"/>
          <w:color w:val="auto"/>
          <w:szCs w:val="28"/>
          <w:lang w:eastAsia="en-US"/>
        </w:rPr>
      </w:pPr>
    </w:p>
    <w:p w14:paraId="65ECF7BA" w14:textId="4EE87F6C" w:rsidR="00C42F9E" w:rsidRDefault="00C42F9E" w:rsidP="00ED688D">
      <w:pPr>
        <w:spacing w:line="240" w:lineRule="auto"/>
        <w:ind w:firstLine="708"/>
        <w:rPr>
          <w:ins w:id="127" w:author="User" w:date="2020-09-24T17:14:00Z"/>
          <w:color w:val="auto"/>
          <w:szCs w:val="28"/>
          <w:lang w:eastAsia="en-US"/>
        </w:rPr>
      </w:pPr>
    </w:p>
    <w:p w14:paraId="12930D48" w14:textId="3018EF34" w:rsidR="00C42F9E" w:rsidRPr="00C42F9E" w:rsidRDefault="00C42F9E" w:rsidP="00C42F9E">
      <w:pPr>
        <w:pStyle w:val="a4"/>
        <w:rPr>
          <w:ins w:id="128" w:author="User" w:date="2020-09-24T17:14:00Z"/>
          <w:highlight w:val="yellow"/>
          <w:rPrChange w:id="129" w:author="User" w:date="2020-09-24T17:23:00Z">
            <w:rPr>
              <w:ins w:id="130" w:author="User" w:date="2020-09-24T17:14:00Z"/>
            </w:rPr>
          </w:rPrChange>
        </w:rPr>
      </w:pPr>
      <w:ins w:id="131" w:author="User" w:date="2020-09-24T17:14:00Z">
        <w:r w:rsidRPr="00C42F9E">
          <w:rPr>
            <w:highlight w:val="yellow"/>
            <w:rPrChange w:id="132" w:author="User" w:date="2020-09-24T17:23:00Z">
              <w:rPr/>
            </w:rPrChange>
          </w:rPr>
          <w:t>Множитель диаграммы направленности антенны на приём по азимуту определяется выражением:</w:t>
        </w:r>
      </w:ins>
    </w:p>
    <w:p w14:paraId="2E714CAA" w14:textId="77777777" w:rsidR="00C42F9E" w:rsidRPr="00C42F9E" w:rsidRDefault="002C5E2A" w:rsidP="00C42F9E">
      <w:pPr>
        <w:pStyle w:val="32"/>
        <w:rPr>
          <w:ins w:id="133" w:author="User" w:date="2020-09-24T17:14:00Z"/>
          <w:rFonts w:eastAsia="SimSun"/>
          <w:snapToGrid/>
          <w:highlight w:val="yellow"/>
          <w:rPrChange w:id="134" w:author="User" w:date="2020-09-24T17:23:00Z">
            <w:rPr>
              <w:ins w:id="135" w:author="User" w:date="2020-09-24T17:14:00Z"/>
              <w:rFonts w:eastAsia="SimSun"/>
              <w:snapToGrid/>
            </w:rPr>
          </w:rPrChange>
        </w:rPr>
      </w:pPr>
      <m:oMath>
        <m:sSub>
          <m:sSubPr>
            <m:ctrlPr>
              <w:ins w:id="136" w:author="User" w:date="2020-09-24T17:14:00Z">
                <w:rPr>
                  <w:rFonts w:ascii="Cambria Math" w:eastAsia="SimSun" w:hAnsi="Cambria Math"/>
                  <w:sz w:val="24"/>
                  <w:highlight w:val="yellow"/>
                </w:rPr>
              </w:ins>
            </m:ctrlPr>
          </m:sSubPr>
          <m:e>
            <w:ins w:id="137" w:author="User" w:date="2020-09-24T17:14:00Z">
              <m:r>
                <w:rPr>
                  <w:rFonts w:ascii="Cambria Math" w:eastAsia="SimSun" w:hAnsi="Cambria Math"/>
                  <w:highlight w:val="yellow"/>
                  <w:rPrChange w:id="138" w:author="User" w:date="2020-09-24T17:23:00Z">
                    <w:rPr>
                      <w:rFonts w:ascii="Cambria Math" w:eastAsia="SimSun" w:hAnsi="Cambria Math"/>
                    </w:rPr>
                  </w:rPrChange>
                </w:rPr>
                <m:t>g</m:t>
              </m:r>
            </w:ins>
          </m:e>
          <m:sub>
            <w:ins w:id="139" w:author="User" w:date="2020-09-24T17:14:00Z">
              <m:r>
                <m:rPr>
                  <m:sty m:val="p"/>
                </m:rPr>
                <w:rPr>
                  <w:rFonts w:ascii="Cambria Math" w:eastAsia="SimSun" w:hAnsi="Cambria Math" w:hint="eastAsia"/>
                  <w:highlight w:val="yellow"/>
                  <w:rPrChange w:id="140" w:author="User" w:date="2020-09-24T17:23:00Z">
                    <w:rPr>
                      <w:rFonts w:ascii="Cambria Math" w:eastAsia="SimSun" w:hAnsi="Cambria Math" w:hint="eastAsia"/>
                    </w:rPr>
                  </w:rPrChange>
                </w:rPr>
                <m:t>Σ</m:t>
              </m:r>
            </w:ins>
          </m:sub>
        </m:sSub>
        <m:d>
          <m:dPr>
            <m:begChr m:val="["/>
            <m:endChr m:val="]"/>
            <m:ctrlPr>
              <w:ins w:id="141" w:author="User" w:date="2020-09-24T17:14:00Z">
                <w:rPr>
                  <w:rFonts w:ascii="Cambria Math" w:eastAsia="SimSun" w:hAnsi="Cambria Math"/>
                  <w:sz w:val="24"/>
                  <w:highlight w:val="yellow"/>
                </w:rPr>
              </w:ins>
            </m:ctrlPr>
          </m:dPr>
          <m:e>
            <m:sSub>
              <m:sSubPr>
                <m:ctrlPr>
                  <w:ins w:id="142" w:author="User" w:date="2020-09-24T17:14:00Z">
                    <w:rPr>
                      <w:rFonts w:ascii="Cambria Math" w:eastAsia="SimSun" w:hAnsi="Cambria Math"/>
                      <w:sz w:val="24"/>
                      <w:highlight w:val="yellow"/>
                    </w:rPr>
                  </w:ins>
                </m:ctrlPr>
              </m:sSubPr>
              <m:e>
                <w:ins w:id="143" w:author="User" w:date="2020-09-24T17:14:00Z">
                  <m:r>
                    <w:rPr>
                      <w:rFonts w:ascii="Cambria Math" w:eastAsia="SimSun" w:hAnsi="Cambria Math"/>
                      <w:highlight w:val="yellow"/>
                      <w:rPrChange w:id="144" w:author="User" w:date="2020-09-24T17:23:00Z">
                        <w:rPr>
                          <w:rFonts w:ascii="Cambria Math" w:eastAsia="SimSun" w:hAnsi="Cambria Math"/>
                        </w:rPr>
                      </w:rPrChange>
                    </w:rPr>
                    <m:t>β</m:t>
                  </m:r>
                </w:ins>
              </m:e>
              <m:sub>
                <w:ins w:id="145" w:author="User" w:date="2020-09-24T17:14:00Z">
                  <m:r>
                    <w:rPr>
                      <w:rFonts w:ascii="Cambria Math" w:eastAsia="SimSun" w:hAnsi="Cambria Math"/>
                      <w:highlight w:val="yellow"/>
                      <w:lang w:val="en-US"/>
                      <w:rPrChange w:id="146" w:author="User" w:date="2020-09-24T17:23:00Z">
                        <w:rPr>
                          <w:rFonts w:ascii="Cambria Math" w:eastAsia="SimSun" w:hAnsi="Cambria Math"/>
                          <w:lang w:val="en-US"/>
                        </w:rPr>
                      </w:rPrChange>
                    </w:rPr>
                    <m:t>l</m:t>
                  </m:r>
                </w:ins>
              </m:sub>
            </m:sSub>
            <w:ins w:id="147" w:author="User" w:date="2020-09-24T17:14:00Z">
              <m:r>
                <m:rPr>
                  <m:sty m:val="p"/>
                </m:rPr>
                <w:rPr>
                  <w:rFonts w:ascii="Cambria Math" w:eastAsia="SimSun" w:hAnsi="Cambria Math" w:hint="eastAsia"/>
                  <w:highlight w:val="yellow"/>
                  <w:rPrChange w:id="148" w:author="User" w:date="2020-09-24T17:23:00Z">
                    <w:rPr>
                      <w:rFonts w:ascii="Cambria Math" w:eastAsia="SimSun" w:hAnsi="Cambria Math" w:hint="eastAsia"/>
                    </w:rPr>
                  </w:rPrChange>
                </w:rPr>
                <m:t>,</m:t>
              </m:r>
            </w:ins>
            <m:sSub>
              <m:sSubPr>
                <m:ctrlPr>
                  <w:ins w:id="149" w:author="User" w:date="2020-09-24T17:14:00Z">
                    <w:rPr>
                      <w:rFonts w:ascii="Cambria Math" w:eastAsia="SimSun" w:hAnsi="Cambria Math"/>
                      <w:sz w:val="24"/>
                      <w:highlight w:val="yellow"/>
                    </w:rPr>
                  </w:ins>
                </m:ctrlPr>
              </m:sSubPr>
              <m:e>
                <w:ins w:id="150" w:author="User" w:date="2020-09-24T17:14:00Z">
                  <m:r>
                    <w:rPr>
                      <w:rFonts w:ascii="Cambria Math" w:eastAsia="SimSun" w:hAnsi="Cambria Math"/>
                      <w:highlight w:val="yellow"/>
                      <w:rPrChange w:id="151" w:author="User" w:date="2020-09-24T17:23:00Z">
                        <w:rPr>
                          <w:rFonts w:ascii="Cambria Math" w:eastAsia="SimSun" w:hAnsi="Cambria Math"/>
                        </w:rPr>
                      </w:rPrChange>
                    </w:rPr>
                    <m:t>β</m:t>
                  </m:r>
                </w:ins>
              </m:e>
              <m:sub>
                <w:ins w:id="152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highlight w:val="yellow"/>
                      <w:rPrChange w:id="153" w:author="User" w:date="2020-09-24T17:23:00Z">
                        <w:rPr>
                          <w:rFonts w:ascii="Cambria Math" w:eastAsia="SimSun" w:hAnsi="Cambria Math" w:hint="eastAsia"/>
                        </w:rPr>
                      </w:rPrChange>
                    </w:rPr>
                    <m:t>0</m:t>
                  </m:r>
                </w:ins>
              </m:sub>
            </m:sSub>
          </m:e>
        </m:d>
        <w:ins w:id="154" w:author="User" w:date="2020-09-24T17:14:00Z">
          <m:r>
            <m:rPr>
              <m:sty m:val="p"/>
            </m:rPr>
            <w:rPr>
              <w:rFonts w:ascii="Cambria Math" w:eastAsia="SimSun" w:hAnsi="Cambria Math" w:hint="eastAsia"/>
              <w:snapToGrid/>
              <w:highlight w:val="yellow"/>
              <w:rPrChange w:id="155" w:author="User" w:date="2020-09-24T17:23:00Z">
                <w:rPr>
                  <w:rFonts w:ascii="Cambria Math" w:eastAsia="SimSun" w:hAnsi="Cambria Math" w:hint="eastAsia"/>
                  <w:snapToGrid/>
                </w:rPr>
              </w:rPrChange>
            </w:rPr>
            <m:t>=</m:t>
          </m:r>
        </w:ins>
        <m:d>
          <m:dPr>
            <m:begChr m:val="{"/>
            <m:endChr m:val=""/>
            <m:ctrlPr>
              <w:ins w:id="156" w:author="User" w:date="2020-09-24T17:14:00Z">
                <w:rPr>
                  <w:rFonts w:ascii="Cambria Math" w:eastAsia="SimSun" w:hAnsi="Cambria Math"/>
                  <w:snapToGrid/>
                  <w:highlight w:val="yellow"/>
                </w:rPr>
              </w:ins>
            </m:ctrlPr>
          </m:dPr>
          <m:e>
            <m:eqArr>
              <m:eqArrPr>
                <m:ctrlPr>
                  <w:ins w:id="157" w:author="User" w:date="2020-09-24T17:14:00Z">
                    <w:rPr>
                      <w:rFonts w:ascii="Cambria Math" w:eastAsia="SimSun" w:hAnsi="Cambria Math"/>
                      <w:snapToGrid/>
                      <w:highlight w:val="yellow"/>
                    </w:rPr>
                  </w:ins>
                </m:ctrlPr>
              </m:eqArrPr>
              <m:e>
                <m:sSup>
                  <m:sSupPr>
                    <m:ctrlPr>
                      <w:ins w:id="158" w:author="User" w:date="2020-09-24T17:14:00Z">
                        <w:rPr>
                          <w:rFonts w:ascii="Cambria Math" w:eastAsia="SimSun" w:hAnsi="Cambria Math"/>
                          <w:sz w:val="24"/>
                          <w:highlight w:val="yellow"/>
                          <w:lang w:val="en-US"/>
                        </w:rPr>
                      </w:ins>
                    </m:ctrlPr>
                  </m:sSupPr>
                  <m:e>
                    <w:ins w:id="159" w:author="User" w:date="2020-09-24T17:14:00Z">
                      <m:r>
                        <w:rPr>
                          <w:rFonts w:ascii="Cambria Math" w:eastAsia="SimSun" w:hAnsi="Cambria Math"/>
                          <w:highlight w:val="yellow"/>
                          <w:lang w:val="en-US"/>
                          <w:rPrChange w:id="160" w:author="User" w:date="2020-09-24T17:23:00Z">
                            <w:rPr>
                              <w:rFonts w:ascii="Cambria Math" w:eastAsia="SimSun" w:hAnsi="Cambria Math"/>
                              <w:lang w:val="en-US"/>
                            </w:rPr>
                          </w:rPrChange>
                        </w:rPr>
                        <m:t>e</m:t>
                      </m:r>
                    </w:ins>
                  </m:e>
                  <m:sup>
                    <w:ins w:id="161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highlight w:val="yellow"/>
                          <w:rPrChange w:id="162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-</m:t>
                      </m:r>
                    </w:ins>
                    <m:f>
                      <m:fPr>
                        <m:ctrlPr>
                          <w:ins w:id="163" w:author="User" w:date="2020-09-24T17:14:00Z">
                            <w:rPr>
                              <w:rFonts w:ascii="Cambria Math" w:eastAsia="SimSun" w:hAnsi="Cambria Math"/>
                              <w:sz w:val="24"/>
                              <w:highlight w:val="yellow"/>
                            </w:rPr>
                          </w:ins>
                        </m:ctrlPr>
                      </m:fPr>
                      <m:num>
                        <w:ins w:id="164" w:author="User" w:date="2020-09-24T17:14:00Z">
                          <m:r>
                            <w:rPr>
                              <w:rFonts w:ascii="Cambria Math" w:eastAsia="SimSun" w:hAnsi="Cambria Math"/>
                              <w:highlight w:val="yellow"/>
                              <w:rPrChange w:id="165" w:author="User" w:date="2020-09-24T17:23:00Z">
                                <w:rPr>
                                  <w:rFonts w:ascii="Cambria Math" w:eastAsia="SimSun" w:hAnsi="Cambria Math"/>
                                </w:rPr>
                              </w:rPrChange>
                            </w:rPr>
                            <m:t>π</m:t>
                          </m:r>
                        </w:ins>
                        <m:sSup>
                          <m:sSupPr>
                            <m:ctrlPr>
                              <w:ins w:id="166" w:author="User" w:date="2020-09-24T17:14:00Z">
                                <w:rPr>
                                  <w:rFonts w:ascii="Cambria Math" w:eastAsia="SimSun" w:hAnsi="Cambria Math"/>
                                  <w:sz w:val="24"/>
                                  <w:highlight w:val="yellow"/>
                                </w:rPr>
                              </w:ins>
                            </m:ctrlPr>
                          </m:sSupPr>
                          <m:e>
                            <w:ins w:id="167" w:author="User" w:date="2020-09-24T17:14:00Z"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 w:hint="eastAsia"/>
                                  <w:highlight w:val="yellow"/>
                                  <w:rPrChange w:id="168" w:author="User" w:date="2020-09-24T17:23:00Z">
                                    <w:rPr>
                                      <w:rFonts w:ascii="Cambria Math" w:eastAsia="SimSun" w:hAnsi="Cambria Math" w:hint="eastAsia"/>
                                    </w:rPr>
                                  </w:rPrChange>
                                </w:rPr>
                                <m:t>[</m:t>
                              </m:r>
                            </w:ins>
                            <m:sSub>
                              <m:sSubPr>
                                <m:ctrlPr>
                                  <w:ins w:id="169" w:author="User" w:date="2020-09-24T17:14:00Z">
                                    <w:rPr>
                                      <w:rFonts w:ascii="Cambria Math" w:eastAsia="SimSun" w:hAnsi="Cambria Math"/>
                                      <w:sz w:val="24"/>
                                      <w:highlight w:val="yellow"/>
                                    </w:rPr>
                                  </w:ins>
                                </m:ctrlPr>
                              </m:sSubPr>
                              <m:e>
                                <w:ins w:id="170" w:author="User" w:date="2020-09-24T17:14:00Z">
                                  <m:r>
                                    <w:rPr>
                                      <w:rFonts w:ascii="Cambria Math" w:eastAsia="SimSun" w:hAnsi="Cambria Math"/>
                                      <w:highlight w:val="yellow"/>
                                      <w:rPrChange w:id="171" w:author="User" w:date="2020-09-24T17:23:00Z">
                                        <w:rPr>
                                          <w:rFonts w:ascii="Cambria Math" w:eastAsia="SimSun" w:hAnsi="Cambria Math"/>
                                        </w:rPr>
                                      </w:rPrChange>
                                    </w:rPr>
                                    <m:t>β</m:t>
                                  </m:r>
                                </w:ins>
                              </m:e>
                              <m:sub>
                                <w:ins w:id="172" w:author="User" w:date="2020-09-24T17:14:00Z">
                                  <m:r>
                                    <w:rPr>
                                      <w:rFonts w:ascii="Cambria Math" w:eastAsia="SimSun" w:hAnsi="Cambria Math"/>
                                      <w:highlight w:val="yellow"/>
                                      <w:rPrChange w:id="173" w:author="User" w:date="2020-09-24T17:23:00Z">
                                        <w:rPr>
                                          <w:rFonts w:ascii="Cambria Math" w:eastAsia="SimSun" w:hAnsi="Cambria Math"/>
                                        </w:rPr>
                                      </w:rPrChange>
                                    </w:rPr>
                                    <m:t>l</m:t>
                                  </m:r>
                                </w:ins>
                              </m:sub>
                            </m:sSub>
                            <w:ins w:id="174" w:author="User" w:date="2020-09-24T17:14:00Z"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/>
                                  <w:highlight w:val="yellow"/>
                                  <w:rPrChange w:id="175" w:author="User" w:date="2020-09-24T17:23:00Z">
                                    <w:rPr>
                                      <w:rFonts w:ascii="Cambria Math" w:eastAsia="SimSun" w:hAnsi="Cambria Math"/>
                                    </w:rPr>
                                  </w:rPrChange>
                                </w:rPr>
                                <m:t>-</m:t>
                              </m:r>
                            </w:ins>
                            <m:sSub>
                              <m:sSubPr>
                                <m:ctrlPr>
                                  <w:ins w:id="176" w:author="User" w:date="2020-09-24T17:14:00Z">
                                    <w:rPr>
                                      <w:rFonts w:ascii="Cambria Math" w:eastAsia="SimSun" w:hAnsi="Cambria Math"/>
                                      <w:sz w:val="24"/>
                                      <w:highlight w:val="yellow"/>
                                    </w:rPr>
                                  </w:ins>
                                </m:ctrlPr>
                              </m:sSubPr>
                              <m:e>
                                <w:ins w:id="177" w:author="User" w:date="2020-09-24T17:14:00Z">
                                  <m:r>
                                    <w:rPr>
                                      <w:rFonts w:ascii="Cambria Math" w:eastAsia="SimSun" w:hAnsi="Cambria Math"/>
                                      <w:highlight w:val="yellow"/>
                                      <w:rPrChange w:id="178" w:author="User" w:date="2020-09-24T17:23:00Z">
                                        <w:rPr>
                                          <w:rFonts w:ascii="Cambria Math" w:eastAsia="SimSun" w:hAnsi="Cambria Math"/>
                                        </w:rPr>
                                      </w:rPrChange>
                                    </w:rPr>
                                    <m:t>β</m:t>
                                  </m:r>
                                </w:ins>
                              </m:e>
                              <m:sub>
                                <w:ins w:id="179" w:author="User" w:date="2020-09-24T17:14:00Z"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SimSun" w:hAnsi="Cambria Math" w:hint="eastAsia"/>
                                      <w:highlight w:val="yellow"/>
                                      <w:rPrChange w:id="180" w:author="User" w:date="2020-09-24T17:23:00Z">
                                        <w:rPr>
                                          <w:rFonts w:ascii="Cambria Math" w:eastAsia="SimSun" w:hAnsi="Cambria Math" w:hint="eastAsia"/>
                                        </w:rPr>
                                      </w:rPrChange>
                                    </w:rPr>
                                    <m:t>0</m:t>
                                  </m:r>
                                </w:ins>
                              </m:sub>
                            </m:sSub>
                            <w:ins w:id="181" w:author="User" w:date="2020-09-24T17:14:00Z"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 w:hint="eastAsia"/>
                                  <w:highlight w:val="yellow"/>
                                  <w:rPrChange w:id="182" w:author="User" w:date="2020-09-24T17:23:00Z">
                                    <w:rPr>
                                      <w:rFonts w:ascii="Cambria Math" w:eastAsia="SimSun" w:hAnsi="Cambria Math" w:hint="eastAsia"/>
                                    </w:rPr>
                                  </w:rPrChange>
                                </w:rPr>
                                <m:t>]</m:t>
                              </m:r>
                            </w:ins>
                          </m:e>
                          <m:sup>
                            <w:ins w:id="183" w:author="User" w:date="2020-09-24T17:14:00Z"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 w:hint="eastAsia"/>
                                  <w:highlight w:val="yellow"/>
                                  <w:rPrChange w:id="184" w:author="User" w:date="2020-09-24T17:23:00Z">
                                    <w:rPr>
                                      <w:rFonts w:ascii="Cambria Math" w:eastAsia="SimSun" w:hAnsi="Cambria Math" w:hint="eastAsia"/>
                                    </w:rPr>
                                  </w:rPrChange>
                                </w:rPr>
                                <m:t>2</m:t>
                              </m:r>
                            </w:ins>
                          </m:sup>
                        </m:sSup>
                      </m:num>
                      <m:den>
                        <w:ins w:id="185" w:author="User" w:date="2020-09-24T17:14:00Z"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hint="eastAsia"/>
                              <w:highlight w:val="yellow"/>
                              <w:rPrChange w:id="186" w:author="User" w:date="2020-09-24T17:23:00Z">
                                <w:rPr>
                                  <w:rFonts w:ascii="Cambria Math" w:eastAsia="SimSun" w:hAnsi="Cambria Math" w:hint="eastAsia"/>
                                </w:rPr>
                              </w:rPrChange>
                            </w:rPr>
                            <m:t>2</m:t>
                          </m:r>
                        </w:ins>
                        <m:sSup>
                          <m:sSupPr>
                            <m:ctrlPr>
                              <w:ins w:id="187" w:author="User" w:date="2020-09-24T17:14:00Z">
                                <w:rPr>
                                  <w:rFonts w:ascii="Cambria Math" w:eastAsia="SimSun" w:hAnsi="Cambria Math"/>
                                  <w:sz w:val="24"/>
                                  <w:highlight w:val="yellow"/>
                                </w:rPr>
                              </w:ins>
                            </m:ctrlPr>
                          </m:sSupPr>
                          <m:e>
                            <m:d>
                              <m:dPr>
                                <m:ctrlPr>
                                  <w:ins w:id="188" w:author="User" w:date="2020-09-24T17:14:00Z">
                                    <w:rPr>
                                      <w:rFonts w:ascii="Cambria Math" w:eastAsia="SimSun" w:hAnsi="Cambria Math"/>
                                      <w:sz w:val="24"/>
                                      <w:highlight w:val="yellow"/>
                                    </w:rPr>
                                  </w:ins>
                                </m:ctrlPr>
                              </m:dPr>
                              <m:e>
                                <w:ins w:id="189" w:author="User" w:date="2020-09-24T17:14:00Z">
                                  <m:r>
                                    <w:rPr>
                                      <w:rFonts w:ascii="Cambria Math" w:eastAsia="SimSun" w:hAnsi="Cambria Math"/>
                                      <w:highlight w:val="yellow"/>
                                      <w:rPrChange w:id="190" w:author="User" w:date="2020-09-24T17:23:00Z">
                                        <w:rPr>
                                          <w:rFonts w:ascii="Cambria Math" w:eastAsia="SimSun" w:hAnsi="Cambria Math"/>
                                        </w:rPr>
                                      </w:rPrChange>
                                    </w:rPr>
                                    <m:t>Δ</m:t>
                                  </m:r>
                                </w:ins>
                                <m:sSub>
                                  <m:sSubPr>
                                    <m:ctrlPr>
                                      <w:ins w:id="191" w:author="User" w:date="2020-09-24T17:14:00Z">
                                        <w:rPr>
                                          <w:rFonts w:ascii="Cambria Math" w:eastAsia="SimSun" w:hAnsi="Cambria Math"/>
                                          <w:sz w:val="24"/>
                                          <w:highlight w:val="yellow"/>
                                        </w:rPr>
                                      </w:ins>
                                    </m:ctrlPr>
                                  </m:sSubPr>
                                  <m:e>
                                    <w:ins w:id="192" w:author="User" w:date="2020-09-24T17:14:00Z">
                                      <m:r>
                                        <w:rPr>
                                          <w:rFonts w:ascii="Cambria Math" w:eastAsia="SimSun" w:hAnsi="Cambria Math"/>
                                          <w:highlight w:val="yellow"/>
                                          <w:rPrChange w:id="193" w:author="User" w:date="2020-09-24T17:23:00Z">
                                            <w:rPr>
                                              <w:rFonts w:ascii="Cambria Math" w:eastAsia="SimSun" w:hAnsi="Cambria Math"/>
                                            </w:rPr>
                                          </w:rPrChange>
                                        </w:rPr>
                                        <m:t>Θ</m:t>
                                      </m:r>
                                    </w:ins>
                                  </m:e>
                                  <m:sub>
                                    <w:ins w:id="194" w:author="User" w:date="2020-09-24T17:14:00Z">
                                      <m:r>
                                        <w:rPr>
                                          <w:rFonts w:ascii="Cambria Math" w:eastAsia="SimSun" w:hAnsi="Cambria Math"/>
                                          <w:highlight w:val="yellow"/>
                                          <w:rPrChange w:id="195" w:author="User" w:date="2020-09-24T17:23:00Z">
                                            <w:rPr>
                                              <w:rFonts w:ascii="Cambria Math" w:eastAsia="SimSun" w:hAnsi="Cambria Math"/>
                                            </w:rPr>
                                          </w:rPrChange>
                                        </w:rPr>
                                        <m:t>β</m:t>
                                      </m:r>
                                      <m:r>
                                        <w:rPr>
                                          <w:rFonts w:ascii="Cambria Math" w:eastAsia="SimSun" w:hAnsi="Cambria Math"/>
                                          <w:highlight w:val="yellow"/>
                                          <w:lang w:val="en-US"/>
                                          <w:rPrChange w:id="196" w:author="User" w:date="2020-09-24T17:23:00Z">
                                            <w:rPr>
                                              <w:rFonts w:ascii="Cambria Math" w:eastAsia="SimSun" w:hAnsi="Cambria Math"/>
                                              <w:lang w:val="en-US"/>
                                            </w:rPr>
                                          </w:rPrChange>
                                        </w:rPr>
                                        <m:t>R</m:t>
                                      </m:r>
                                    </w:ins>
                                  </m:sub>
                                </m:sSub>
                              </m:e>
                            </m:d>
                          </m:e>
                          <m:sup>
                            <w:ins w:id="197" w:author="User" w:date="2020-09-24T17:14:00Z"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 w:hint="eastAsia"/>
                                  <w:highlight w:val="yellow"/>
                                  <w:rPrChange w:id="198" w:author="User" w:date="2020-09-24T17:23:00Z">
                                    <w:rPr>
                                      <w:rFonts w:ascii="Cambria Math" w:eastAsia="SimSun" w:hAnsi="Cambria Math" w:hint="eastAsia"/>
                                    </w:rPr>
                                  </w:rPrChange>
                                </w:rPr>
                                <m:t>2</m:t>
                              </m:r>
                            </w:ins>
                          </m:sup>
                        </m:sSup>
                      </m:den>
                    </m:f>
                    <w:ins w:id="199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 w:hint="eastAsia"/>
                          <w:highlight w:val="yellow"/>
                          <w:rPrChange w:id="200" w:author="User" w:date="2020-09-24T17:23:00Z">
                            <w:rPr>
                              <w:rFonts w:ascii="Cambria Math" w:eastAsia="SimSun" w:hAnsi="Cambria Math" w:hint="eastAsia"/>
                            </w:rPr>
                          </w:rPrChange>
                        </w:rPr>
                        <m:t xml:space="preserve">   </m:t>
                      </m:r>
                    </w:ins>
                  </m:sup>
                </m:sSup>
                <w:ins w:id="201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02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,   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03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04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  </m:t>
                  </m:r>
                </w:ins>
                <m:sSub>
                  <m:sSubPr>
                    <m:ctrlPr>
                      <w:ins w:id="205" w:author="User" w:date="2020-09-24T17:14:00Z">
                        <w:rPr>
                          <w:rFonts w:ascii="Cambria Math" w:eastAsia="SimSun" w:hAnsi="Cambria Math"/>
                          <w:snapToGrid/>
                          <w:highlight w:val="yellow"/>
                        </w:rPr>
                      </w:ins>
                    </m:ctrlPr>
                  </m:sSubPr>
                  <m:e>
                    <m:sSub>
                      <m:sSubPr>
                        <m:ctrlPr>
                          <w:ins w:id="206" w:author="User" w:date="2020-09-24T17:14:00Z">
                            <w:rPr>
                              <w:rFonts w:ascii="Cambria Math" w:eastAsia="SimSun" w:hAnsi="Cambria Math"/>
                              <w:sz w:val="24"/>
                              <w:highlight w:val="yellow"/>
                            </w:rPr>
                          </w:ins>
                        </m:ctrlPr>
                      </m:sSubPr>
                      <m:e>
                        <w:ins w:id="207" w:author="User" w:date="2020-09-24T17:14:00Z"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hint="eastAsia"/>
                              <w:highlight w:val="yellow"/>
                              <w:rPrChange w:id="208" w:author="User" w:date="2020-09-24T17:23:00Z">
                                <w:rPr>
                                  <w:rFonts w:ascii="Cambria Math" w:eastAsia="SimSun" w:hAnsi="Cambria Math" w:hint="eastAsia"/>
                                </w:rPr>
                              </w:rPrChange>
                            </w:rPr>
                            <m:t>(</m:t>
                          </m:r>
                          <m:r>
                            <w:rPr>
                              <w:rFonts w:ascii="Cambria Math" w:eastAsia="SimSun" w:hAnsi="Cambria Math"/>
                              <w:highlight w:val="yellow"/>
                              <w:rPrChange w:id="209" w:author="User" w:date="2020-09-24T17:23:00Z">
                                <w:rPr>
                                  <w:rFonts w:ascii="Cambria Math" w:eastAsia="SimSun" w:hAnsi="Cambria Math"/>
                                </w:rPr>
                              </w:rPrChange>
                            </w:rPr>
                            <m:t>β</m:t>
                          </m:r>
                        </w:ins>
                      </m:e>
                      <m:sub>
                        <w:ins w:id="210" w:author="User" w:date="2020-09-24T17:14:00Z"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hint="eastAsia"/>
                              <w:highlight w:val="yellow"/>
                              <w:rPrChange w:id="211" w:author="User" w:date="2020-09-24T17:23:00Z">
                                <w:rPr>
                                  <w:rFonts w:ascii="Cambria Math" w:eastAsia="SimSun" w:hAnsi="Cambria Math" w:hint="eastAsia"/>
                                </w:rPr>
                              </w:rPrChange>
                            </w:rPr>
                            <m:t>0</m:t>
                          </m:r>
                        </w:ins>
                      </m:sub>
                    </m:sSub>
                    <w:ins w:id="212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13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-</m:t>
                      </m:r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14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15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lang w:val="en-US"/>
                          <w:rPrChange w:id="216" w:author="User" w:date="2020-09-24T17:23:00Z">
                            <w:rPr>
                              <w:rFonts w:ascii="Cambria Math" w:eastAsia="SimSun" w:hAnsi="Cambria Math"/>
                              <w:snapToGrid/>
                              <w:lang w:val="en-US"/>
                            </w:rPr>
                          </w:rPrChange>
                        </w:rPr>
                        <m:t>bR</m:t>
                      </m:r>
                    </w:ins>
                  </m:sub>
                </m:sSub>
                <w:ins w:id="217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18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) </m:t>
                  </m:r>
                </w:ins>
                <m:sSub>
                  <m:sSubPr>
                    <m:ctrlPr>
                      <w:ins w:id="219" w:author="User" w:date="2020-09-24T17:14:00Z">
                        <w:rPr>
                          <w:rFonts w:ascii="Cambria Math" w:eastAsia="SimSun" w:hAnsi="Cambria Math"/>
                          <w:sz w:val="24"/>
                          <w:highlight w:val="yellow"/>
                        </w:rPr>
                      </w:ins>
                    </m:ctrlPr>
                  </m:sSubPr>
                  <m:e>
                    <w:ins w:id="220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 w:hint="eastAsia"/>
                          <w:snapToGrid/>
                          <w:highlight w:val="yellow"/>
                          <w:rPrChange w:id="221" w:author="User" w:date="2020-09-24T17:23:00Z">
                            <w:rPr>
                              <w:rFonts w:ascii="Cambria Math" w:eastAsia="SimSun" w:hAnsi="Cambria Math" w:hint="eastAsia"/>
                              <w:snapToGrid/>
                            </w:rPr>
                          </w:rPrChange>
                        </w:rPr>
                        <m:t>≤</m:t>
                      </m:r>
                      <m:r>
                        <w:rPr>
                          <w:rFonts w:ascii="Cambria Math" w:eastAsia="SimSun" w:hAnsi="Cambria Math"/>
                          <w:highlight w:val="yellow"/>
                          <w:rPrChange w:id="222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23" w:author="User" w:date="2020-09-24T17:14:00Z">
                      <m:r>
                        <w:rPr>
                          <w:rFonts w:ascii="Cambria Math" w:eastAsia="SimSun" w:hAnsi="Cambria Math"/>
                          <w:highlight w:val="yellow"/>
                          <w:rPrChange w:id="224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l</m:t>
                      </m:r>
                    </w:ins>
                  </m:sub>
                </m:sSub>
                <w:ins w:id="225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26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27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(</m:t>
                  </m:r>
                </w:ins>
                <m:sSub>
                  <m:sSubPr>
                    <m:ctrlPr>
                      <w:ins w:id="228" w:author="User" w:date="2020-09-24T17:14:00Z">
                        <w:rPr>
                          <w:rFonts w:ascii="Cambria Math" w:eastAsia="SimSun" w:hAnsi="Cambria Math"/>
                          <w:sz w:val="24"/>
                          <w:highlight w:val="yellow"/>
                        </w:rPr>
                      </w:ins>
                    </m:ctrlPr>
                  </m:sSubPr>
                  <m:e>
                    <w:ins w:id="229" w:author="User" w:date="2020-09-24T17:14:00Z">
                      <m:r>
                        <w:rPr>
                          <w:rFonts w:ascii="Cambria Math" w:eastAsia="SimSun" w:hAnsi="Cambria Math"/>
                          <w:highlight w:val="yellow"/>
                          <w:rPrChange w:id="230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31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 w:hint="eastAsia"/>
                          <w:highlight w:val="yellow"/>
                          <w:rPrChange w:id="232" w:author="User" w:date="2020-09-24T17:23:00Z">
                            <w:rPr>
                              <w:rFonts w:ascii="Cambria Math" w:eastAsia="SimSun" w:hAnsi="Cambria Math" w:hint="eastAsia"/>
                            </w:rPr>
                          </w:rPrChange>
                        </w:rPr>
                        <m:t>0</m:t>
                      </m:r>
                    </w:ins>
                  </m:sub>
                </m:sSub>
                <w:ins w:id="233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z w:val="24"/>
                      <w:highlight w:val="yellow"/>
                      <w:rPrChange w:id="234" w:author="User" w:date="2020-09-24T17:23:00Z">
                        <w:rPr>
                          <w:rFonts w:ascii="Cambria Math" w:eastAsia="SimSun" w:hAnsi="Cambria Math" w:hint="eastAsia"/>
                          <w:sz w:val="24"/>
                        </w:rPr>
                      </w:rPrChange>
                    </w:rPr>
                    <m:t>+</m:t>
                  </m:r>
                </w:ins>
                <m:sSub>
                  <m:sSubPr>
                    <m:ctrlPr>
                      <w:ins w:id="235" w:author="User" w:date="2020-09-24T17:14:00Z">
                        <w:rPr>
                          <w:rFonts w:ascii="Cambria Math" w:eastAsia="SimSun" w:hAnsi="Cambria Math"/>
                          <w:snapToGrid/>
                          <w:highlight w:val="yellow"/>
                        </w:rPr>
                      </w:ins>
                    </m:ctrlPr>
                  </m:sSubPr>
                  <m:e>
                    <w:ins w:id="236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37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38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lang w:val="en-US"/>
                          <w:rPrChange w:id="239" w:author="User" w:date="2020-09-24T17:23:00Z">
                            <w:rPr>
                              <w:rFonts w:ascii="Cambria Math" w:eastAsia="SimSun" w:hAnsi="Cambria Math"/>
                              <w:snapToGrid/>
                              <w:lang w:val="en-US"/>
                            </w:rPr>
                          </w:rPrChange>
                        </w:rPr>
                        <m:t>bR</m:t>
                      </m:r>
                    </w:ins>
                  </m:sub>
                </m:sSub>
                <w:ins w:id="240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41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)</m:t>
                  </m:r>
                </w:ins>
              </m:e>
              <m:e>
                <m:sSub>
                  <m:sSubPr>
                    <m:ctrlPr>
                      <w:ins w:id="242" w:author="User" w:date="2020-09-24T17:14:00Z">
                        <w:rPr>
                          <w:rFonts w:ascii="Cambria Math" w:eastAsia="SimSun" w:hAnsi="Cambria Math"/>
                          <w:i/>
                          <w:snapToGrid/>
                          <w:highlight w:val="yellow"/>
                        </w:rPr>
                      </w:ins>
                    </m:ctrlPr>
                  </m:sSubPr>
                  <m:e>
                    <w:ins w:id="243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44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η</m:t>
                      </m:r>
                    </w:ins>
                  </m:e>
                  <m:sub>
                    <w:ins w:id="245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lang w:val="en-US"/>
                          <w:rPrChange w:id="246" w:author="User" w:date="2020-09-24T17:23:00Z">
                            <w:rPr>
                              <w:rFonts w:ascii="Cambria Math" w:eastAsia="SimSun" w:hAnsi="Cambria Math"/>
                              <w:snapToGrid/>
                              <w:lang w:val="en-US"/>
                            </w:rPr>
                          </w:rPrChange>
                        </w:rPr>
                        <m:t>R</m:t>
                      </m:r>
                      <m:r>
                        <w:rPr>
                          <w:rFonts w:ascii="Cambria Math" w:eastAsia="SimSun" w:hAnsi="Cambria Math" w:hint="eastAsia"/>
                          <w:snapToGrid/>
                          <w:highlight w:val="yellow"/>
                          <w:rPrChange w:id="247" w:author="User" w:date="2020-09-24T17:23:00Z">
                            <w:rPr>
                              <w:rFonts w:ascii="Cambria Math" w:eastAsia="SimSun" w:hAnsi="Cambria Math" w:hint="eastAsia"/>
                              <w:snapToGrid/>
                            </w:rPr>
                          </w:rPrChange>
                        </w:rPr>
                        <m:t>1</m:t>
                      </m:r>
                    </w:ins>
                  </m:sub>
                </m:sSub>
                <w:ins w:id="248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49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,            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50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51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 </m:t>
                  </m:r>
                </w:ins>
                <m:sSub>
                  <m:sSubPr>
                    <m:ctrlPr>
                      <w:ins w:id="252" w:author="User" w:date="2020-09-24T17:14:00Z">
                        <w:rPr>
                          <w:rFonts w:ascii="Cambria Math" w:eastAsia="SimSun" w:hAnsi="Cambria Math"/>
                          <w:snapToGrid/>
                          <w:highlight w:val="yellow"/>
                        </w:rPr>
                      </w:ins>
                    </m:ctrlPr>
                  </m:sSubPr>
                  <m:e>
                    <m:sSub>
                      <m:sSubPr>
                        <m:ctrlPr>
                          <w:ins w:id="253" w:author="User" w:date="2020-09-24T17:14:00Z">
                            <w:rPr>
                              <w:rFonts w:ascii="Cambria Math" w:eastAsia="SimSun" w:hAnsi="Cambria Math"/>
                              <w:sz w:val="24"/>
                              <w:highlight w:val="yellow"/>
                            </w:rPr>
                          </w:ins>
                        </m:ctrlPr>
                      </m:sSubPr>
                      <m:e>
                        <m:sSub>
                          <m:sSubPr>
                            <m:ctrlPr>
                              <w:ins w:id="254" w:author="User" w:date="2020-09-24T17:14:00Z">
                                <w:rPr>
                                  <w:rFonts w:ascii="Cambria Math" w:eastAsia="SimSun" w:hAnsi="Cambria Math"/>
                                  <w:sz w:val="24"/>
                                  <w:highlight w:val="yellow"/>
                                </w:rPr>
                              </w:ins>
                            </m:ctrlPr>
                          </m:sSubPr>
                          <m:e>
                            <w:ins w:id="255" w:author="User" w:date="2020-09-24T17:14:00Z">
                              <m:r>
                                <w:rPr>
                                  <w:rFonts w:ascii="Cambria Math" w:eastAsia="SimSun" w:hAnsi="Cambria Math"/>
                                  <w:highlight w:val="yellow"/>
                                  <w:rPrChange w:id="256" w:author="User" w:date="2020-09-24T17:23:00Z">
                                    <w:rPr>
                                      <w:rFonts w:ascii="Cambria Math" w:eastAsia="SimSun" w:hAnsi="Cambria Math"/>
                                    </w:rPr>
                                  </w:rPrChange>
                                </w:rPr>
                                <m:t>β</m:t>
                              </m:r>
                            </w:ins>
                          </m:e>
                          <m:sub>
                            <w:ins w:id="257" w:author="User" w:date="2020-09-24T17:14:00Z">
                              <m:r>
                                <w:rPr>
                                  <w:rFonts w:ascii="Cambria Math" w:eastAsia="SimSun" w:hAnsi="Cambria Math"/>
                                  <w:highlight w:val="yellow"/>
                                  <w:rPrChange w:id="258" w:author="User" w:date="2020-09-24T17:23:00Z">
                                    <w:rPr>
                                      <w:rFonts w:ascii="Cambria Math" w:eastAsia="SimSun" w:hAnsi="Cambria Math"/>
                                    </w:rPr>
                                  </w:rPrChange>
                                </w:rPr>
                                <m:t>l</m:t>
                              </m:r>
                            </w:ins>
                          </m:sub>
                        </m:sSub>
                        <w:ins w:id="259" w:author="User" w:date="2020-09-24T17:14:00Z"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hint="eastAsia"/>
                              <w:highlight w:val="yellow"/>
                              <w:rPrChange w:id="260" w:author="User" w:date="2020-09-24T17:23:00Z">
                                <w:rPr>
                                  <w:rFonts w:ascii="Cambria Math" w:eastAsia="SimSun" w:hAnsi="Cambria Math" w:hint="eastAsia"/>
                                </w:rPr>
                              </w:rPrChange>
                            </w:rPr>
                            <m:t>&lt;</m:t>
                          </m:r>
                          <m:r>
                            <w:rPr>
                              <w:rFonts w:ascii="Cambria Math" w:eastAsia="SimSun" w:hAnsi="Cambria Math"/>
                              <w:highlight w:val="yellow"/>
                              <w:rPrChange w:id="261" w:author="User" w:date="2020-09-24T17:23:00Z">
                                <w:rPr>
                                  <w:rFonts w:ascii="Cambria Math" w:eastAsia="SimSun" w:hAnsi="Cambria Math"/>
                                </w:rPr>
                              </w:rPrChange>
                            </w:rPr>
                            <m:t>(β</m:t>
                          </m:r>
                        </w:ins>
                      </m:e>
                      <m:sub>
                        <w:ins w:id="262" w:author="User" w:date="2020-09-24T17:14:00Z"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hint="eastAsia"/>
                              <w:highlight w:val="yellow"/>
                              <w:rPrChange w:id="263" w:author="User" w:date="2020-09-24T17:23:00Z">
                                <w:rPr>
                                  <w:rFonts w:ascii="Cambria Math" w:eastAsia="SimSun" w:hAnsi="Cambria Math" w:hint="eastAsia"/>
                                </w:rPr>
                              </w:rPrChange>
                            </w:rPr>
                            <m:t>0</m:t>
                          </m:r>
                        </w:ins>
                      </m:sub>
                    </m:sSub>
                    <w:ins w:id="264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65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-</m:t>
                      </m:r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66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67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lang w:val="en-US"/>
                          <w:rPrChange w:id="268" w:author="User" w:date="2020-09-24T17:23:00Z">
                            <w:rPr>
                              <w:rFonts w:ascii="Cambria Math" w:eastAsia="SimSun" w:hAnsi="Cambria Math"/>
                              <w:snapToGrid/>
                              <w:lang w:val="en-US"/>
                            </w:rPr>
                          </w:rPrChange>
                        </w:rPr>
                        <m:t>bR</m:t>
                      </m:r>
                    </w:ins>
                  </m:sub>
                </m:sSub>
                <w:ins w:id="269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70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) 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71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или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72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  </m:t>
                  </m:r>
                </w:ins>
                <m:sSub>
                  <m:sSubPr>
                    <m:ctrlPr>
                      <w:ins w:id="273" w:author="User" w:date="2020-09-24T17:14:00Z">
                        <w:rPr>
                          <w:rFonts w:ascii="Cambria Math" w:eastAsia="SimSun" w:hAnsi="Cambria Math"/>
                          <w:sz w:val="24"/>
                          <w:highlight w:val="yellow"/>
                        </w:rPr>
                      </w:ins>
                    </m:ctrlPr>
                  </m:sSubPr>
                  <m:e>
                    <w:ins w:id="274" w:author="User" w:date="2020-09-24T17:14:00Z">
                      <m:r>
                        <w:rPr>
                          <w:rFonts w:ascii="Cambria Math" w:eastAsia="SimSun" w:hAnsi="Cambria Math"/>
                          <w:highlight w:val="yellow"/>
                          <w:rPrChange w:id="275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76" w:author="User" w:date="2020-09-24T17:14:00Z">
                      <m:r>
                        <w:rPr>
                          <w:rFonts w:ascii="Cambria Math" w:eastAsia="SimSun" w:hAnsi="Cambria Math"/>
                          <w:highlight w:val="yellow"/>
                          <w:rPrChange w:id="277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l</m:t>
                      </m:r>
                    </w:ins>
                  </m:sub>
                </m:sSub>
                <w:ins w:id="278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79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&gt;</m:t>
                  </m:r>
                  <m: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80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(</m:t>
                  </m:r>
                </w:ins>
                <m:sSub>
                  <m:sSubPr>
                    <m:ctrlPr>
                      <w:ins w:id="281" w:author="User" w:date="2020-09-24T17:14:00Z">
                        <w:rPr>
                          <w:rFonts w:ascii="Cambria Math" w:eastAsia="SimSun" w:hAnsi="Cambria Math"/>
                          <w:sz w:val="24"/>
                          <w:highlight w:val="yellow"/>
                        </w:rPr>
                      </w:ins>
                    </m:ctrlPr>
                  </m:sSubPr>
                  <m:e>
                    <w:ins w:id="282" w:author="User" w:date="2020-09-24T17:14:00Z">
                      <m:r>
                        <w:rPr>
                          <w:rFonts w:ascii="Cambria Math" w:eastAsia="SimSun" w:hAnsi="Cambria Math"/>
                          <w:highlight w:val="yellow"/>
                          <w:rPrChange w:id="283" w:author="User" w:date="2020-09-24T17:23:00Z">
                            <w:rPr>
                              <w:rFonts w:ascii="Cambria Math" w:eastAsia="SimSun" w:hAnsi="Cambria Math"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84" w:author="User" w:date="2020-09-24T17:14:00Z">
                      <m:r>
                        <m:rPr>
                          <m:sty m:val="p"/>
                        </m:rPr>
                        <w:rPr>
                          <w:rFonts w:ascii="Cambria Math" w:eastAsia="SimSun" w:hAnsi="Cambria Math" w:hint="eastAsia"/>
                          <w:highlight w:val="yellow"/>
                          <w:rPrChange w:id="285" w:author="User" w:date="2020-09-24T17:23:00Z">
                            <w:rPr>
                              <w:rFonts w:ascii="Cambria Math" w:eastAsia="SimSun" w:hAnsi="Cambria Math" w:hint="eastAsia"/>
                            </w:rPr>
                          </w:rPrChange>
                        </w:rPr>
                        <m:t>0</m:t>
                      </m:r>
                    </w:ins>
                  </m:sub>
                </m:sSub>
                <w:ins w:id="286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z w:val="24"/>
                      <w:highlight w:val="yellow"/>
                      <w:rPrChange w:id="287" w:author="User" w:date="2020-09-24T17:23:00Z">
                        <w:rPr>
                          <w:rFonts w:ascii="Cambria Math" w:eastAsia="SimSun" w:hAnsi="Cambria Math" w:hint="eastAsia"/>
                          <w:sz w:val="24"/>
                        </w:rPr>
                      </w:rPrChange>
                    </w:rPr>
                    <m:t>+</m:t>
                  </m:r>
                </w:ins>
                <m:sSub>
                  <m:sSubPr>
                    <m:ctrlPr>
                      <w:ins w:id="288" w:author="User" w:date="2020-09-24T17:14:00Z">
                        <w:rPr>
                          <w:rFonts w:ascii="Cambria Math" w:eastAsia="SimSun" w:hAnsi="Cambria Math"/>
                          <w:snapToGrid/>
                          <w:highlight w:val="yellow"/>
                        </w:rPr>
                      </w:ins>
                    </m:ctrlPr>
                  </m:sSubPr>
                  <m:e>
                    <w:ins w:id="289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290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β</m:t>
                      </m:r>
                    </w:ins>
                  </m:e>
                  <m:sub>
                    <w:ins w:id="291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lang w:val="en-US"/>
                          <w:rPrChange w:id="292" w:author="User" w:date="2020-09-24T17:23:00Z">
                            <w:rPr>
                              <w:rFonts w:ascii="Cambria Math" w:eastAsia="SimSun" w:hAnsi="Cambria Math"/>
                              <w:snapToGrid/>
                              <w:lang w:val="en-US"/>
                            </w:rPr>
                          </w:rPrChange>
                        </w:rPr>
                        <m:t>bR</m:t>
                      </m:r>
                    </w:ins>
                  </m:sub>
                </m:sSub>
                <w:ins w:id="293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294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)</m:t>
                  </m:r>
                </w:ins>
              </m:e>
            </m:eqArr>
          </m:e>
        </m:d>
        <w:ins w:id="295" w:author="User" w:date="2020-09-24T17:14:00Z">
          <m:r>
            <m:rPr>
              <m:sty m:val="p"/>
            </m:rPr>
            <w:rPr>
              <w:rFonts w:ascii="Cambria Math" w:eastAsia="SimSun" w:hAnsi="Cambria Math" w:hint="eastAsia"/>
              <w:snapToGrid/>
              <w:highlight w:val="yellow"/>
              <w:rPrChange w:id="296" w:author="User" w:date="2020-09-24T17:23:00Z">
                <w:rPr>
                  <w:rFonts w:ascii="Cambria Math" w:eastAsia="SimSun" w:hAnsi="Cambria Math" w:hint="eastAsia"/>
                  <w:snapToGrid/>
                </w:rPr>
              </w:rPrChange>
            </w:rPr>
            <m:t xml:space="preserve"> </m:t>
          </m:r>
        </w:ins>
      </m:oMath>
      <w:ins w:id="297" w:author="User" w:date="2020-09-24T17:14:00Z">
        <w:r w:rsidR="00C42F9E" w:rsidRPr="00C42F9E">
          <w:rPr>
            <w:rFonts w:eastAsia="SimSun"/>
            <w:snapToGrid/>
            <w:highlight w:val="yellow"/>
            <w:rPrChange w:id="298" w:author="User" w:date="2020-09-24T17:23:00Z">
              <w:rPr>
                <w:rFonts w:eastAsia="SimSun"/>
                <w:snapToGrid/>
              </w:rPr>
            </w:rPrChange>
          </w:rPr>
          <w:t>,</w:t>
        </w:r>
      </w:ins>
    </w:p>
    <w:p w14:paraId="4B96D080" w14:textId="77777777" w:rsidR="00C42F9E" w:rsidRPr="00C42F9E" w:rsidRDefault="00C42F9E" w:rsidP="00C42F9E">
      <w:pPr>
        <w:pStyle w:val="13"/>
        <w:rPr>
          <w:ins w:id="299" w:author="User" w:date="2020-09-24T17:14:00Z"/>
          <w:rFonts w:eastAsia="SimSun"/>
          <w:snapToGrid/>
          <w:color w:val="auto"/>
          <w:highlight w:val="yellow"/>
          <w:rPrChange w:id="300" w:author="User" w:date="2020-09-24T17:23:00Z">
            <w:rPr>
              <w:ins w:id="301" w:author="User" w:date="2020-09-24T17:14:00Z"/>
              <w:rFonts w:eastAsia="SimSun"/>
              <w:snapToGrid/>
              <w:color w:val="auto"/>
            </w:rPr>
          </w:rPrChange>
        </w:rPr>
      </w:pPr>
      <w:ins w:id="302" w:author="User" w:date="2020-09-24T17:14:00Z">
        <w:r w:rsidRPr="00C42F9E">
          <w:rPr>
            <w:rFonts w:eastAsia="SimSun"/>
            <w:snapToGrid/>
            <w:highlight w:val="yellow"/>
            <w:rPrChange w:id="303" w:author="User" w:date="2020-09-24T17:23:00Z">
              <w:rPr>
                <w:rFonts w:eastAsia="SimSun"/>
                <w:snapToGrid/>
              </w:rPr>
            </w:rPrChange>
          </w:rPr>
          <w:t xml:space="preserve">где </w:t>
        </w:r>
        <m:oMath>
          <m:sSub>
            <m:sSubPr>
              <m:ctrlPr>
                <w:rPr>
                  <w:rFonts w:ascii="Cambria Math" w:eastAsia="SimSun" w:hAnsi="Cambria Math"/>
                  <w:i/>
                  <w:snapToGrid/>
                  <w:color w:val="auto"/>
                  <w:highlight w:val="yellow"/>
                </w:rPr>
              </m:ctrlPr>
            </m:sSubPr>
            <m:e>
              <m:r>
                <w:rPr>
                  <w:rFonts w:ascii="Cambria Math" w:eastAsia="SimSun" w:hAnsi="Cambria Math"/>
                  <w:snapToGrid/>
                  <w:color w:val="auto"/>
                  <w:highlight w:val="yellow"/>
                  <w:rPrChange w:id="304" w:author="User" w:date="2020-09-24T17:23:00Z">
                    <w:rPr>
                      <w:rFonts w:ascii="Cambria Math" w:eastAsia="SimSun" w:hAnsi="Cambria Math"/>
                      <w:snapToGrid/>
                      <w:color w:val="auto"/>
                    </w:rPr>
                  </w:rPrChange>
                </w:rPr>
                <m:t>β</m:t>
              </m:r>
            </m:e>
            <m:sub>
              <m:r>
                <w:rPr>
                  <w:rFonts w:ascii="Cambria Math" w:eastAsia="SimSun" w:hAnsi="Cambria Math"/>
                  <w:snapToGrid/>
                  <w:color w:val="auto"/>
                  <w:highlight w:val="yellow"/>
                  <w:lang w:val="en-US"/>
                  <w:rPrChange w:id="305" w:author="User" w:date="2020-09-24T17:23:00Z">
                    <w:rPr>
                      <w:rFonts w:ascii="Cambria Math" w:eastAsia="SimSun" w:hAnsi="Cambria Math"/>
                      <w:snapToGrid/>
                      <w:color w:val="auto"/>
                      <w:lang w:val="en-US"/>
                    </w:rPr>
                  </w:rPrChange>
                </w:rPr>
                <m:t>bR</m:t>
              </m:r>
            </m:sub>
          </m:sSub>
          <m:r>
            <w:rPr>
              <w:rFonts w:ascii="Cambria Math" w:eastAsia="SimSun" w:hAnsi="Cambria Math" w:hint="eastAsia"/>
              <w:snapToGrid/>
              <w:color w:val="auto"/>
              <w:highlight w:val="yellow"/>
              <w:rPrChange w:id="306" w:author="User" w:date="2020-09-24T17:23:00Z">
                <w:rPr>
                  <w:rFonts w:ascii="Cambria Math" w:eastAsia="SimSun" w:hAnsi="Cambria Math" w:hint="eastAsia"/>
                  <w:snapToGrid/>
                  <w:color w:val="auto"/>
                </w:rPr>
              </w:rPrChange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highlight w:val="yellow"/>
                  <w:rPrChange w:id="307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ΔΘ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highlight w:val="yellow"/>
                  <w:rPrChange w:id="308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β</m:t>
              </m:r>
              <m:r>
                <w:rPr>
                  <w:rFonts w:ascii="Cambria Math" w:hAnsi="Cambria Math"/>
                  <w:color w:val="auto"/>
                  <w:sz w:val="24"/>
                  <w:highlight w:val="yellow"/>
                  <w:lang w:val="en-US"/>
                  <w:rPrChange w:id="309" w:author="User" w:date="2020-09-24T17:23:00Z">
                    <w:rPr>
                      <w:rFonts w:ascii="Cambria Math" w:hAnsi="Cambria Math"/>
                      <w:color w:val="auto"/>
                      <w:sz w:val="24"/>
                      <w:lang w:val="en-US"/>
                    </w:rPr>
                  </w:rPrChange>
                </w:rPr>
                <m:t>R</m:t>
              </m:r>
            </m:sub>
          </m:sSub>
          <m:rad>
            <m:radPr>
              <m:degHide m:val="1"/>
              <m:ctrlPr>
                <w:rPr>
                  <w:rFonts w:ascii="Cambria Math" w:eastAsia="SimSun" w:hAnsi="Cambria Math"/>
                  <w:i/>
                  <w:snapToGrid/>
                  <w:color w:val="auto"/>
                  <w:highlight w:val="yellow"/>
                </w:rPr>
              </m:ctrlPr>
            </m:radPr>
            <m:deg/>
            <m:e>
              <m:r>
                <w:rPr>
                  <w:rFonts w:ascii="Cambria Math" w:eastAsia="SimSun" w:hAnsi="Cambria Math"/>
                  <w:snapToGrid/>
                  <w:color w:val="auto"/>
                  <w:highlight w:val="yellow"/>
                  <w:rPrChange w:id="310" w:author="User" w:date="2020-09-24T17:23:00Z">
                    <w:rPr>
                      <w:rFonts w:ascii="Cambria Math" w:eastAsia="SimSun" w:hAnsi="Cambria Math"/>
                      <w:snapToGrid/>
                      <w:color w:val="auto"/>
                    </w:rPr>
                  </w:rPrChange>
                </w:rPr>
                <m:t>-</m:t>
              </m:r>
              <m:f>
                <m:fPr>
                  <m:ctrlPr>
                    <w:rPr>
                      <w:rFonts w:ascii="Cambria Math" w:eastAsia="SimSun" w:hAnsi="Cambria Math"/>
                      <w:i/>
                      <w:snapToGrid/>
                      <w:color w:val="auto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="SimSun" w:hAnsi="Cambria Math" w:hint="eastAsia"/>
                      <w:snapToGrid/>
                      <w:color w:val="auto"/>
                      <w:highlight w:val="yellow"/>
                      <w:rPrChange w:id="311" w:author="User" w:date="2020-09-24T17:23:00Z">
                        <w:rPr>
                          <w:rFonts w:ascii="Cambria Math" w:eastAsia="SimSun" w:hAnsi="Cambria Math" w:hint="eastAsia"/>
                          <w:snapToGrid/>
                          <w:color w:val="auto"/>
                        </w:rPr>
                      </w:rPrChange>
                    </w:rPr>
                    <m:t>2</m:t>
                  </m:r>
                </m:num>
                <m:den>
                  <m:r>
                    <w:rPr>
                      <w:rFonts w:ascii="Cambria Math" w:eastAsia="SimSun" w:hAnsi="Cambria Math"/>
                      <w:snapToGrid/>
                      <w:color w:val="auto"/>
                      <w:highlight w:val="yellow"/>
                      <w:rPrChange w:id="312" w:author="User" w:date="2020-09-24T17:23:00Z">
                        <w:rPr>
                          <w:rFonts w:ascii="Cambria Math" w:eastAsia="SimSun" w:hAnsi="Cambria Math"/>
                          <w:snapToGrid/>
                          <w:color w:val="auto"/>
                        </w:rPr>
                      </w:rPrChange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eastAsia="SimSun" w:hAnsi="Cambria Math" w:hint="eastAsia"/>
                  <w:snapToGrid/>
                  <w:color w:val="auto"/>
                  <w:highlight w:val="yellow"/>
                  <w:lang w:val="en-US"/>
                  <w:rPrChange w:id="313" w:author="User" w:date="2020-09-24T17:23:00Z">
                    <w:rPr>
                      <w:rFonts w:ascii="Cambria Math" w:eastAsia="SimSun" w:hAnsi="Cambria Math" w:hint="eastAsia"/>
                      <w:snapToGrid/>
                      <w:color w:val="auto"/>
                      <w:lang w:val="en-US"/>
                    </w:rPr>
                  </w:rPrChange>
                </w:rPr>
                <m:t>ln</m:t>
              </m:r>
              <m:r>
                <m:rPr>
                  <m:sty m:val="p"/>
                </m:rPr>
                <w:rPr>
                  <w:rFonts w:ascii="Cambria Math" w:eastAsia="SimSun" w:hAnsi="Cambria Math"/>
                  <w:snapToGrid/>
                  <w:color w:val="auto"/>
                  <w:highlight w:val="yellow"/>
                  <w:rPrChange w:id="314" w:author="User" w:date="2020-09-24T17:23:00Z">
                    <w:rPr>
                      <w:rFonts w:ascii="Cambria Math" w:eastAsia="SimSun" w:hAnsi="Cambria Math"/>
                      <w:snapToGrid/>
                      <w:color w:val="auto"/>
                    </w:rPr>
                  </w:rPrChange>
                </w:rPr>
                <m:t>⁡</m:t>
              </m:r>
              <m:r>
                <w:rPr>
                  <w:rFonts w:ascii="Cambria Math" w:eastAsia="SimSun" w:hAnsi="Cambria Math" w:hint="eastAsia"/>
                  <w:snapToGrid/>
                  <w:color w:val="auto"/>
                  <w:highlight w:val="yellow"/>
                  <w:rPrChange w:id="315" w:author="User" w:date="2020-09-24T17:23:00Z">
                    <w:rPr>
                      <w:rFonts w:ascii="Cambria Math" w:eastAsia="SimSun" w:hAnsi="Cambria Math" w:hint="eastAsia"/>
                      <w:snapToGrid/>
                      <w:color w:val="auto"/>
                    </w:rPr>
                  </w:rPrChange>
                </w:rPr>
                <m:t>(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snapToGrid/>
                      <w:color w:val="FF000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napToGrid/>
                      <w:highlight w:val="yellow"/>
                      <w:rPrChange w:id="316" w:author="User" w:date="2020-09-24T17:23:00Z">
                        <w:rPr>
                          <w:rFonts w:ascii="Cambria Math" w:eastAsia="SimSun" w:hAnsi="Cambria Math"/>
                          <w:snapToGrid/>
                        </w:rPr>
                      </w:rPrChange>
                    </w:rPr>
                    <m:t>η</m:t>
                  </m:r>
                </m:e>
                <m:sub>
                  <m:r>
                    <w:rPr>
                      <w:rFonts w:ascii="Cambria Math" w:eastAsia="SimSun" w:hAnsi="Cambria Math"/>
                      <w:snapToGrid/>
                      <w:highlight w:val="yellow"/>
                      <w:lang w:val="en-US"/>
                      <w:rPrChange w:id="317" w:author="User" w:date="2020-09-24T17:23:00Z">
                        <w:rPr>
                          <w:rFonts w:ascii="Cambria Math" w:eastAsia="SimSun" w:hAnsi="Cambria Math"/>
                          <w:snapToGrid/>
                          <w:lang w:val="en-US"/>
                        </w:rPr>
                      </w:rPrChange>
                    </w:rPr>
                    <m:t>R</m:t>
                  </m:r>
                  <m: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318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1</m:t>
                  </m:r>
                </m:sub>
              </m:sSub>
              <m:r>
                <w:rPr>
                  <w:rFonts w:ascii="Cambria Math" w:eastAsia="SimSun" w:hAnsi="Cambria Math" w:hint="eastAsia"/>
                  <w:snapToGrid/>
                  <w:color w:val="auto"/>
                  <w:highlight w:val="yellow"/>
                  <w:rPrChange w:id="319" w:author="User" w:date="2020-09-24T17:23:00Z">
                    <w:rPr>
                      <w:rFonts w:ascii="Cambria Math" w:eastAsia="SimSun" w:hAnsi="Cambria Math" w:hint="eastAsia"/>
                      <w:snapToGrid/>
                      <w:color w:val="auto"/>
                    </w:rPr>
                  </w:rPrChange>
                </w:rPr>
                <m:t>)</m:t>
              </m:r>
            </m:e>
          </m:rad>
        </m:oMath>
        <w:r w:rsidRPr="00C42F9E">
          <w:rPr>
            <w:rFonts w:eastAsia="SimSun"/>
            <w:snapToGrid/>
            <w:color w:val="auto"/>
            <w:highlight w:val="yellow"/>
            <w:rPrChange w:id="320" w:author="User" w:date="2020-09-24T17:23:00Z">
              <w:rPr>
                <w:rFonts w:eastAsia="SimSun"/>
                <w:snapToGrid/>
                <w:color w:val="auto"/>
              </w:rPr>
            </w:rPrChange>
          </w:rPr>
          <w:t>,</w:t>
        </w:r>
      </w:ins>
    </w:p>
    <w:p w14:paraId="73C9A7EC" w14:textId="26EDED46" w:rsidR="00C42F9E" w:rsidRPr="00C42F9E" w:rsidRDefault="002C5E2A" w:rsidP="00C42F9E">
      <w:pPr>
        <w:pStyle w:val="21"/>
        <w:rPr>
          <w:ins w:id="321" w:author="User" w:date="2020-09-24T17:15:00Z"/>
          <w:rFonts w:eastAsia="SimSun"/>
          <w:snapToGrid/>
          <w:highlight w:val="yellow"/>
          <w:rPrChange w:id="322" w:author="User" w:date="2020-09-24T17:23:00Z">
            <w:rPr>
              <w:ins w:id="323" w:author="User" w:date="2020-09-24T17:15:00Z"/>
              <w:rFonts w:eastAsia="SimSun"/>
              <w:snapToGrid/>
            </w:rPr>
          </w:rPrChange>
        </w:rPr>
      </w:pPr>
      <m:oMath>
        <m:sSub>
          <m:sSubPr>
            <m:ctrlPr>
              <w:ins w:id="324" w:author="User" w:date="2020-09-24T17:14:00Z">
                <w:rPr>
                  <w:rFonts w:ascii="Cambria Math" w:eastAsia="SimSun" w:hAnsi="Cambria Math"/>
                  <w:snapToGrid/>
                  <w:highlight w:val="yellow"/>
                </w:rPr>
              </w:ins>
            </m:ctrlPr>
          </m:sSubPr>
          <m:e>
            <w:ins w:id="325" w:author="User" w:date="2020-09-24T17:14:00Z">
              <m:r>
                <w:rPr>
                  <w:rFonts w:ascii="Cambria Math" w:eastAsia="SimSun" w:hAnsi="Cambria Math"/>
                  <w:snapToGrid/>
                  <w:highlight w:val="yellow"/>
                  <w:rPrChange w:id="326" w:author="User" w:date="2020-09-24T17:23:00Z">
                    <w:rPr>
                      <w:rFonts w:ascii="Cambria Math" w:eastAsia="SimSun" w:hAnsi="Cambria Math"/>
                      <w:snapToGrid/>
                    </w:rPr>
                  </w:rPrChange>
                </w:rPr>
                <m:t>η</m:t>
              </m:r>
            </w:ins>
          </m:e>
          <m:sub>
            <w:ins w:id="327" w:author="User" w:date="2020-09-24T17:14:00Z">
              <m:r>
                <w:rPr>
                  <w:rFonts w:ascii="Cambria Math" w:eastAsia="SimSun" w:hAnsi="Cambria Math"/>
                  <w:snapToGrid/>
                  <w:highlight w:val="yellow"/>
                  <w:lang w:val="en-US"/>
                  <w:rPrChange w:id="328" w:author="User" w:date="2020-09-24T17:23:00Z">
                    <w:rPr>
                      <w:rFonts w:ascii="Cambria Math" w:eastAsia="SimSun" w:hAnsi="Cambria Math"/>
                      <w:snapToGrid/>
                      <w:lang w:val="en-US"/>
                    </w:rPr>
                  </w:rPrChange>
                </w:rPr>
                <m:t>R</m:t>
              </m:r>
              <m:r>
                <m:rPr>
                  <m:sty m:val="p"/>
                </m:rPr>
                <w:rPr>
                  <w:rFonts w:ascii="Cambria Math" w:eastAsia="SimSun" w:hAnsi="Cambria Math" w:hint="eastAsia"/>
                  <w:snapToGrid/>
                  <w:highlight w:val="yellow"/>
                  <w:rPrChange w:id="329" w:author="User" w:date="2020-09-24T17:23:00Z">
                    <w:rPr>
                      <w:rFonts w:ascii="Cambria Math" w:eastAsia="SimSun" w:hAnsi="Cambria Math" w:hint="eastAsia"/>
                      <w:snapToGrid/>
                    </w:rPr>
                  </w:rPrChange>
                </w:rPr>
                <m:t>1</m:t>
              </m:r>
            </w:ins>
          </m:sub>
        </m:sSub>
        <w:ins w:id="330" w:author="User" w:date="2020-09-24T17:14:00Z">
          <m:r>
            <m:rPr>
              <m:sty m:val="p"/>
            </m:rPr>
            <w:rPr>
              <w:rFonts w:ascii="Cambria Math" w:eastAsia="SimSun" w:hAnsi="Cambria Math" w:hint="eastAsia"/>
              <w:snapToGrid/>
              <w:highlight w:val="yellow"/>
              <w:rPrChange w:id="331" w:author="User" w:date="2020-09-24T17:23:00Z">
                <w:rPr>
                  <w:rFonts w:ascii="Cambria Math" w:eastAsia="SimSun" w:hAnsi="Cambria Math" w:hint="eastAsia"/>
                  <w:snapToGrid/>
                </w:rPr>
              </w:rPrChange>
            </w:rPr>
            <m:t>=</m:t>
          </m:r>
        </w:ins>
        <m:rad>
          <m:radPr>
            <m:degHide m:val="1"/>
            <m:ctrlPr>
              <w:ins w:id="332" w:author="User" w:date="2020-09-24T17:14:00Z">
                <w:rPr>
                  <w:rFonts w:ascii="Cambria Math" w:eastAsia="SimSun" w:hAnsi="Cambria Math"/>
                  <w:snapToGrid/>
                  <w:highlight w:val="yellow"/>
                </w:rPr>
              </w:ins>
            </m:ctrlPr>
          </m:radPr>
          <m:deg/>
          <m:e>
            <m:sSub>
              <m:sSubPr>
                <m:ctrlPr>
                  <w:ins w:id="333" w:author="User" w:date="2020-09-24T17:14:00Z">
                    <w:rPr>
                      <w:rFonts w:ascii="Cambria Math" w:eastAsia="SimSun" w:hAnsi="Cambria Math"/>
                      <w:snapToGrid/>
                      <w:highlight w:val="yellow"/>
                    </w:rPr>
                  </w:ins>
                </m:ctrlPr>
              </m:sSubPr>
              <m:e>
                <w:ins w:id="334" w:author="User" w:date="2020-09-24T17:14:00Z">
                  <m:r>
                    <w:rPr>
                      <w:rFonts w:ascii="Cambria Math" w:eastAsia="SimSun" w:hAnsi="Cambria Math"/>
                      <w:snapToGrid/>
                      <w:highlight w:val="yellow"/>
                      <w:rPrChange w:id="335" w:author="User" w:date="2020-09-24T17:23:00Z">
                        <w:rPr>
                          <w:rFonts w:ascii="Cambria Math" w:eastAsia="SimSun" w:hAnsi="Cambria Math"/>
                          <w:snapToGrid/>
                        </w:rPr>
                      </w:rPrChange>
                    </w:rPr>
                    <m:t>η</m:t>
                  </m:r>
                </w:ins>
              </m:e>
              <m:sub>
                <w:ins w:id="336" w:author="User" w:date="2020-09-24T17:14:00Z">
                  <m:r>
                    <w:rPr>
                      <w:rFonts w:ascii="Cambria Math" w:eastAsia="SimSun" w:hAnsi="Cambria Math"/>
                      <w:snapToGrid/>
                      <w:highlight w:val="yellow"/>
                      <w:lang w:val="en-US"/>
                      <w:rPrChange w:id="337" w:author="User" w:date="2020-09-24T17:23:00Z">
                        <w:rPr>
                          <w:rFonts w:ascii="Cambria Math" w:eastAsia="SimSun" w:hAnsi="Cambria Math"/>
                          <w:snapToGrid/>
                          <w:lang w:val="en-US"/>
                        </w:rPr>
                      </w:rPrChange>
                    </w:rPr>
                    <m:t>R</m:t>
                  </m:r>
                </w:ins>
              </m:sub>
            </m:sSub>
          </m:e>
        </m:rad>
      </m:oMath>
      <w:ins w:id="338" w:author="User" w:date="2020-09-24T17:15:00Z">
        <w:r w:rsidR="00C42F9E" w:rsidRPr="00C42F9E">
          <w:rPr>
            <w:rFonts w:eastAsia="SimSun"/>
            <w:snapToGrid/>
            <w:highlight w:val="yellow"/>
            <w:rPrChange w:id="339" w:author="User" w:date="2020-09-24T17:23:00Z">
              <w:rPr>
                <w:rFonts w:eastAsia="SimSun"/>
                <w:snapToGrid/>
              </w:rPr>
            </w:rPrChange>
          </w:rPr>
          <w:t>,</w:t>
        </w:r>
      </w:ins>
    </w:p>
    <w:p w14:paraId="707829B7" w14:textId="1131A1CE" w:rsidR="00C42F9E" w:rsidRPr="00C42F9E" w:rsidRDefault="002C5E2A" w:rsidP="00C42F9E">
      <w:pPr>
        <w:pStyle w:val="21"/>
        <w:rPr>
          <w:ins w:id="340" w:author="User" w:date="2020-09-24T17:18:00Z"/>
          <w:rFonts w:eastAsia="SimSun"/>
          <w:color w:val="auto"/>
          <w:highlight w:val="yellow"/>
          <w:rPrChange w:id="341" w:author="User" w:date="2020-09-24T17:23:00Z">
            <w:rPr>
              <w:ins w:id="342" w:author="User" w:date="2020-09-24T17:18:00Z"/>
              <w:rFonts w:eastAsia="SimSun"/>
              <w:color w:val="auto"/>
            </w:rPr>
          </w:rPrChange>
        </w:rPr>
      </w:pPr>
      <m:oMath>
        <m:sSub>
          <m:sSubPr>
            <m:ctrlPr>
              <w:ins w:id="343" w:author="User" w:date="2020-09-24T17:15:00Z">
                <w:rPr>
                  <w:rFonts w:ascii="Cambria Math" w:hAnsi="Cambria Math"/>
                  <w:i/>
                  <w:color w:val="auto"/>
                  <w:highlight w:val="yellow"/>
                </w:rPr>
              </w:ins>
            </m:ctrlPr>
          </m:sSubPr>
          <m:e>
            <w:ins w:id="344" w:author="User" w:date="2020-09-24T17:15:00Z">
              <m:r>
                <w:rPr>
                  <w:rFonts w:ascii="Cambria Math" w:hAnsi="Cambria Math"/>
                  <w:color w:val="auto"/>
                  <w:highlight w:val="yellow"/>
                  <w:rPrChange w:id="345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ΔΘ</m:t>
              </m:r>
            </w:ins>
          </m:e>
          <m:sub>
            <w:ins w:id="346" w:author="User" w:date="2020-09-24T17:15:00Z">
              <m:r>
                <w:rPr>
                  <w:rFonts w:ascii="Cambria Math" w:hAnsi="Cambria Math"/>
                  <w:color w:val="auto"/>
                  <w:highlight w:val="yellow"/>
                  <w:rPrChange w:id="347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β</m:t>
              </m:r>
              <m:r>
                <w:rPr>
                  <w:rFonts w:ascii="Cambria Math" w:hAnsi="Cambria Math"/>
                  <w:color w:val="auto"/>
                  <w:highlight w:val="yellow"/>
                  <w:lang w:val="en-US"/>
                  <w:rPrChange w:id="348" w:author="User" w:date="2020-09-24T17:23:00Z">
                    <w:rPr>
                      <w:rFonts w:ascii="Cambria Math" w:hAnsi="Cambria Math"/>
                      <w:color w:val="auto"/>
                      <w:sz w:val="24"/>
                      <w:lang w:val="en-US"/>
                    </w:rPr>
                  </w:rPrChange>
                </w:rPr>
                <m:t>R</m:t>
              </m:r>
            </w:ins>
          </m:sub>
        </m:sSub>
      </m:oMath>
      <w:ins w:id="349" w:author="User" w:date="2020-09-24T17:15:00Z">
        <w:r w:rsidR="00C42F9E" w:rsidRPr="00C42F9E">
          <w:rPr>
            <w:rFonts w:eastAsia="SimSun"/>
            <w:color w:val="auto"/>
            <w:highlight w:val="yellow"/>
            <w:rPrChange w:id="350" w:author="User" w:date="2020-09-24T17:23:00Z">
              <w:rPr>
                <w:rFonts w:eastAsia="SimSun"/>
                <w:color w:val="auto"/>
                <w:sz w:val="24"/>
              </w:rPr>
            </w:rPrChange>
          </w:rPr>
          <w:t xml:space="preserve"> – ширина диаграммы направленности на приём по азимуту</w:t>
        </w:r>
      </w:ins>
      <w:ins w:id="351" w:author="User" w:date="2020-09-24T17:17:00Z">
        <w:r w:rsidR="00C42F9E" w:rsidRPr="00C42F9E">
          <w:rPr>
            <w:rFonts w:eastAsia="SimSun"/>
            <w:color w:val="auto"/>
            <w:highlight w:val="yellow"/>
            <w:rPrChange w:id="352" w:author="User" w:date="2020-09-24T17:23:00Z">
              <w:rPr>
                <w:rFonts w:eastAsia="SimSun"/>
                <w:color w:val="auto"/>
              </w:rPr>
            </w:rPrChange>
          </w:rPr>
          <w:t xml:space="preserve"> </w:t>
        </w:r>
        <w:r w:rsidR="00C42F9E" w:rsidRPr="00C42F9E">
          <w:rPr>
            <w:highlight w:val="yellow"/>
            <w:rPrChange w:id="353" w:author="User" w:date="2020-09-24T17:23:00Z">
              <w:rPr/>
            </w:rPrChange>
          </w:rPr>
          <w:t>для текущего угла отклонения луча от нормали к антенному полотну и текущей несущей частоты зондирующего сигнала</w:t>
        </w:r>
      </w:ins>
      <w:ins w:id="354" w:author="User" w:date="2020-09-24T17:18:00Z">
        <w:r w:rsidR="00C42F9E" w:rsidRPr="00C42F9E">
          <w:rPr>
            <w:highlight w:val="yellow"/>
            <w:rPrChange w:id="355" w:author="User" w:date="2020-09-24T17:23:00Z">
              <w:rPr/>
            </w:rPrChange>
          </w:rPr>
          <w:t xml:space="preserve"> 10ГГц</w:t>
        </w:r>
        <w:r w:rsidR="00C42F9E" w:rsidRPr="00C42F9E">
          <w:rPr>
            <w:rFonts w:eastAsia="SimSun"/>
            <w:color w:val="auto"/>
            <w:highlight w:val="yellow"/>
            <w:rPrChange w:id="356" w:author="User" w:date="2020-09-24T17:23:00Z">
              <w:rPr>
                <w:rFonts w:eastAsia="SimSun"/>
                <w:color w:val="auto"/>
              </w:rPr>
            </w:rPrChange>
          </w:rPr>
          <w:t>,</w:t>
        </w:r>
      </w:ins>
    </w:p>
    <w:p w14:paraId="63E858EA" w14:textId="6AD439C8" w:rsidR="00C42F9E" w:rsidRPr="00C42F9E" w:rsidRDefault="002C5E2A">
      <w:pPr>
        <w:pStyle w:val="21"/>
        <w:ind w:left="0" w:firstLine="709"/>
        <w:rPr>
          <w:ins w:id="357" w:author="User" w:date="2020-09-24T17:18:00Z"/>
          <w:color w:val="auto"/>
          <w:highlight w:val="yellow"/>
          <w:rPrChange w:id="358" w:author="User" w:date="2020-09-24T17:23:00Z">
            <w:rPr>
              <w:ins w:id="359" w:author="User" w:date="2020-09-24T17:18:00Z"/>
              <w:color w:val="auto"/>
            </w:rPr>
          </w:rPrChange>
        </w:rPr>
        <w:pPrChange w:id="360" w:author="User" w:date="2020-09-24T17:22:00Z">
          <w:pPr>
            <w:pStyle w:val="21"/>
            <w:ind w:left="0" w:firstLine="709"/>
            <w:jc w:val="center"/>
          </w:pPr>
        </w:pPrChange>
      </w:pPr>
      <m:oMath>
        <m:sSub>
          <m:sSubPr>
            <m:ctrlPr>
              <w:ins w:id="361" w:author="User" w:date="2020-09-24T17:18:00Z">
                <w:rPr>
                  <w:rFonts w:ascii="Cambria Math" w:hAnsi="Cambria Math"/>
                  <w:i/>
                  <w:color w:val="auto"/>
                  <w:sz w:val="24"/>
                  <w:highlight w:val="yellow"/>
                </w:rPr>
              </w:ins>
            </m:ctrlPr>
          </m:sSubPr>
          <m:e>
            <m:sSub>
              <m:sSubPr>
                <m:ctrlPr>
                  <w:ins w:id="362" w:author="User" w:date="2020-09-24T17:18:00Z">
                    <w:rPr>
                      <w:rFonts w:ascii="Cambria Math" w:hAnsi="Cambria Math"/>
                      <w:i/>
                      <w:color w:val="auto"/>
                      <w:sz w:val="24"/>
                      <w:highlight w:val="yellow"/>
                    </w:rPr>
                  </w:ins>
                </m:ctrlPr>
              </m:sSubPr>
              <m:e>
                <w:ins w:id="363" w:author="User" w:date="2020-09-24T17:18:00Z">
                  <m:r>
                    <w:rPr>
                      <w:rFonts w:ascii="Cambria Math" w:hAnsi="Cambria Math"/>
                      <w:color w:val="auto"/>
                      <w:sz w:val="24"/>
                      <w:highlight w:val="yellow"/>
                      <w:rPrChange w:id="364" w:author="User" w:date="2020-09-24T17:23:00Z">
                        <w:rPr>
                          <w:rFonts w:ascii="Cambria Math" w:hAnsi="Cambria Math"/>
                          <w:color w:val="auto"/>
                          <w:sz w:val="24"/>
                        </w:rPr>
                      </w:rPrChange>
                    </w:rPr>
                    <m:t>ΔΘ</m:t>
                  </m:r>
                </w:ins>
              </m:e>
              <m:sub>
                <w:ins w:id="365" w:author="User" w:date="2020-09-24T17:18:00Z">
                  <m:r>
                    <w:rPr>
                      <w:rFonts w:ascii="Cambria Math" w:hAnsi="Cambria Math"/>
                      <w:color w:val="auto"/>
                      <w:sz w:val="24"/>
                      <w:highlight w:val="yellow"/>
                      <w:rPrChange w:id="366" w:author="User" w:date="2020-09-24T17:23:00Z">
                        <w:rPr>
                          <w:rFonts w:ascii="Cambria Math" w:hAnsi="Cambria Math"/>
                          <w:color w:val="auto"/>
                          <w:sz w:val="24"/>
                        </w:rPr>
                      </w:rPrChange>
                    </w:rPr>
                    <m:t>βR</m:t>
                  </m:r>
                </w:ins>
              </m:sub>
            </m:sSub>
            <w:ins w:id="367" w:author="User" w:date="2020-09-24T17:18:00Z">
              <m:r>
                <w:rPr>
                  <w:rFonts w:ascii="Cambria Math" w:hAnsi="Cambria Math"/>
                  <w:color w:val="auto"/>
                  <w:sz w:val="24"/>
                  <w:highlight w:val="yellow"/>
                  <w:rPrChange w:id="368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=ΔΘ</m:t>
              </m:r>
            </w:ins>
          </m:e>
          <m:sub>
            <w:ins w:id="369" w:author="User" w:date="2020-09-24T17:18:00Z">
              <m:r>
                <w:rPr>
                  <w:rFonts w:ascii="Cambria Math" w:hAnsi="Cambria Math"/>
                  <w:color w:val="auto"/>
                  <w:sz w:val="24"/>
                  <w:highlight w:val="yellow"/>
                  <w:rPrChange w:id="370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βR</m:t>
              </m:r>
            </w:ins>
          </m:sub>
        </m:sSub>
        <w:ins w:id="371" w:author="User" w:date="2020-09-24T17:18:00Z">
          <m:r>
            <w:rPr>
              <w:rFonts w:ascii="Cambria Math" w:eastAsia="SimSun" w:hAnsi="Cambria Math" w:hint="eastAsia"/>
              <w:color w:val="auto"/>
              <w:highlight w:val="yellow"/>
              <w:rPrChange w:id="372" w:author="User" w:date="2020-09-24T17:23:00Z">
                <w:rPr>
                  <w:rFonts w:ascii="Cambria Math" w:eastAsia="SimSun" w:hAnsi="Cambria Math" w:hint="eastAsia"/>
                  <w:color w:val="auto"/>
                </w:rPr>
              </w:rPrChange>
            </w:rPr>
            <m:t>=</m:t>
          </m:r>
        </w:ins>
        <m:f>
          <m:fPr>
            <m:ctrlPr>
              <w:ins w:id="373" w:author="User" w:date="2020-09-24T17:18:00Z">
                <w:rPr>
                  <w:rFonts w:ascii="Cambria Math" w:eastAsia="SimSun" w:hAnsi="Cambria Math"/>
                  <w:i/>
                  <w:color w:val="auto"/>
                  <w:highlight w:val="yellow"/>
                </w:rPr>
              </w:ins>
            </m:ctrlPr>
          </m:fPr>
          <m:num>
            <m:sSub>
              <m:sSubPr>
                <m:ctrlPr>
                  <w:ins w:id="374" w:author="User" w:date="2020-09-24T17:18:00Z">
                    <w:rPr>
                      <w:rFonts w:ascii="Cambria Math" w:hAnsi="Cambria Math"/>
                      <w:i/>
                      <w:color w:val="auto"/>
                      <w:sz w:val="24"/>
                      <w:highlight w:val="yellow"/>
                    </w:rPr>
                  </w:ins>
                </m:ctrlPr>
              </m:sSubPr>
              <m:e>
                <w:ins w:id="375" w:author="User" w:date="2020-09-24T17:18:00Z">
                  <m:r>
                    <w:rPr>
                      <w:rFonts w:ascii="Cambria Math" w:hAnsi="Cambria Math"/>
                      <w:color w:val="auto"/>
                      <w:sz w:val="24"/>
                      <w:highlight w:val="yellow"/>
                      <w:rPrChange w:id="376" w:author="User" w:date="2020-09-24T17:23:00Z">
                        <w:rPr>
                          <w:rFonts w:ascii="Cambria Math" w:hAnsi="Cambria Math"/>
                          <w:color w:val="auto"/>
                          <w:sz w:val="24"/>
                        </w:rPr>
                      </w:rPrChange>
                    </w:rPr>
                    <m:t>ΔΘ</m:t>
                  </m:r>
                </w:ins>
              </m:e>
              <m:sub>
                <w:ins w:id="377" w:author="User" w:date="2020-09-24T17:18:00Z">
                  <m:r>
                    <w:rPr>
                      <w:rFonts w:ascii="Cambria Math" w:hAnsi="Cambria Math"/>
                      <w:color w:val="auto"/>
                      <w:sz w:val="24"/>
                      <w:highlight w:val="yellow"/>
                      <w:rPrChange w:id="378" w:author="User" w:date="2020-09-24T17:23:00Z">
                        <w:rPr>
                          <w:rFonts w:ascii="Cambria Math" w:hAnsi="Cambria Math"/>
                          <w:color w:val="auto"/>
                          <w:sz w:val="24"/>
                        </w:rPr>
                      </w:rPrChange>
                    </w:rPr>
                    <m:t>βR⊥</m:t>
                  </m:r>
                </w:ins>
              </m:sub>
            </m:sSub>
            <w:ins w:id="379" w:author="User" w:date="2020-09-24T17:18:00Z">
              <m:r>
                <w:rPr>
                  <w:rFonts w:ascii="Cambria Math" w:hAnsi="Cambria Math"/>
                  <w:color w:val="auto"/>
                  <w:sz w:val="24"/>
                  <w:highlight w:val="yellow"/>
                  <w:rPrChange w:id="380" w:author="User" w:date="2020-09-24T17:23:00Z">
                    <w:rPr>
                      <w:rFonts w:ascii="Cambria Math" w:hAnsi="Cambria Math"/>
                      <w:color w:val="auto"/>
                      <w:sz w:val="24"/>
                    </w:rPr>
                  </w:rPrChange>
                </w:rPr>
                <m:t>∙10∙</m:t>
              </m:r>
            </w:ins>
            <m:sSup>
              <m:sSupPr>
                <m:ctrlPr>
                  <w:ins w:id="381" w:author="User" w:date="2020-09-24T17:18:00Z">
                    <w:rPr>
                      <w:rFonts w:ascii="Cambria Math" w:hAnsi="Cambria Math"/>
                      <w:i/>
                      <w:color w:val="auto"/>
                      <w:sz w:val="24"/>
                      <w:highlight w:val="yellow"/>
                    </w:rPr>
                  </w:ins>
                </m:ctrlPr>
              </m:sSupPr>
              <m:e>
                <w:ins w:id="382" w:author="User" w:date="2020-09-24T17:18:00Z">
                  <m:r>
                    <w:rPr>
                      <w:rFonts w:ascii="Cambria Math" w:hAnsi="Cambria Math"/>
                      <w:color w:val="auto"/>
                      <w:sz w:val="24"/>
                      <w:highlight w:val="yellow"/>
                      <w:rPrChange w:id="383" w:author="User" w:date="2020-09-24T17:23:00Z">
                        <w:rPr>
                          <w:rFonts w:ascii="Cambria Math" w:hAnsi="Cambria Math"/>
                          <w:color w:val="auto"/>
                          <w:sz w:val="24"/>
                        </w:rPr>
                      </w:rPrChange>
                    </w:rPr>
                    <m:t>10</m:t>
                  </m:r>
                </w:ins>
              </m:e>
              <m:sup>
                <w:ins w:id="384" w:author="User" w:date="2020-09-24T17:18:00Z">
                  <m:r>
                    <w:rPr>
                      <w:rFonts w:ascii="Cambria Math" w:hAnsi="Cambria Math"/>
                      <w:color w:val="auto"/>
                      <w:sz w:val="24"/>
                      <w:highlight w:val="yellow"/>
                      <w:rPrChange w:id="385" w:author="User" w:date="2020-09-24T17:23:00Z">
                        <w:rPr>
                          <w:rFonts w:ascii="Cambria Math" w:hAnsi="Cambria Math"/>
                          <w:color w:val="auto"/>
                          <w:sz w:val="24"/>
                        </w:rPr>
                      </w:rPrChange>
                    </w:rPr>
                    <m:t>9</m:t>
                  </m:r>
                </w:ins>
              </m:sup>
            </m:sSup>
          </m:num>
          <m:den>
            <w:ins w:id="386" w:author="User" w:date="2020-09-24T17:18:00Z">
              <m:r>
                <w:rPr>
                  <w:rFonts w:ascii="Cambria Math" w:eastAsia="SimSun" w:hAnsi="Cambria Math"/>
                  <w:color w:val="auto"/>
                  <w:highlight w:val="yellow"/>
                  <w:lang w:val="en-US"/>
                  <w:rPrChange w:id="387" w:author="User" w:date="2020-09-24T17:23:00Z">
                    <w:rPr>
                      <w:rFonts w:ascii="Cambria Math" w:eastAsia="SimSun" w:hAnsi="Cambria Math"/>
                      <w:color w:val="auto"/>
                      <w:lang w:val="en-US"/>
                    </w:rPr>
                  </w:rPrChange>
                </w:rPr>
                <m:t>cos</m:t>
              </m:r>
              <m:r>
                <w:rPr>
                  <w:rFonts w:ascii="Cambria Math" w:hAnsi="Cambria Math"/>
                  <w:color w:val="auto"/>
                  <w:highlight w:val="yellow"/>
                  <w:rPrChange w:id="388" w:author="User" w:date="2020-09-24T17:23:00Z">
                    <w:rPr>
                      <w:rFonts w:ascii="Cambria Math" w:hAnsi="Cambria Math"/>
                      <w:color w:val="auto"/>
                    </w:rPr>
                  </w:rPrChange>
                </w:rPr>
                <m:t>δβ</m:t>
              </m:r>
              <m:r>
                <w:rPr>
                  <w:rFonts w:ascii="Cambria Math" w:eastAsia="SimSun" w:hAnsi="Cambria Math"/>
                  <w:color w:val="auto"/>
                  <w:highlight w:val="yellow"/>
                  <w:rPrChange w:id="389" w:author="User" w:date="2020-09-24T17:23:00Z">
                    <w:rPr>
                      <w:rFonts w:ascii="Cambria Math" w:eastAsia="SimSun" w:hAnsi="Cambria Math"/>
                      <w:color w:val="auto"/>
                    </w:rPr>
                  </w:rPrChange>
                </w:rPr>
                <m:t>∙</m:t>
              </m:r>
            </w:ins>
            <m:sSub>
              <m:sSubPr>
                <m:ctrlPr>
                  <w:ins w:id="390" w:author="User" w:date="2020-09-24T17:18:00Z">
                    <w:rPr>
                      <w:rFonts w:ascii="Cambria Math" w:eastAsia="SimSun" w:hAnsi="Cambria Math"/>
                      <w:i/>
                      <w:color w:val="auto"/>
                      <w:highlight w:val="yellow"/>
                    </w:rPr>
                  </w:ins>
                </m:ctrlPr>
              </m:sSubPr>
              <m:e>
                <w:ins w:id="391" w:author="User" w:date="2020-09-24T17:18:00Z">
                  <m:r>
                    <w:rPr>
                      <w:rFonts w:ascii="Cambria Math" w:eastAsia="SimSun" w:hAnsi="Cambria Math"/>
                      <w:color w:val="auto"/>
                      <w:highlight w:val="yellow"/>
                      <w:rPrChange w:id="392" w:author="User" w:date="2020-09-24T17:23:00Z">
                        <w:rPr>
                          <w:rFonts w:ascii="Cambria Math" w:eastAsia="SimSun" w:hAnsi="Cambria Math"/>
                          <w:color w:val="auto"/>
                        </w:rPr>
                      </w:rPrChange>
                    </w:rPr>
                    <m:t>f</m:t>
                  </m:r>
                </w:ins>
              </m:e>
              <m:sub>
                <w:ins w:id="393" w:author="User" w:date="2020-09-24T17:18:00Z">
                  <m:r>
                    <w:rPr>
                      <w:rFonts w:ascii="Cambria Math" w:eastAsia="SimSun" w:hAnsi="Cambria Math" w:hint="eastAsia"/>
                      <w:color w:val="auto"/>
                      <w:highlight w:val="yellow"/>
                      <w:rPrChange w:id="394" w:author="User" w:date="2020-09-24T17:23:00Z">
                        <w:rPr>
                          <w:rFonts w:ascii="Cambria Math" w:eastAsia="SimSun" w:hAnsi="Cambria Math" w:hint="eastAsia"/>
                          <w:color w:val="auto"/>
                        </w:rPr>
                      </w:rPrChange>
                    </w:rPr>
                    <m:t>0</m:t>
                  </m:r>
                </w:ins>
              </m:sub>
            </m:sSub>
          </m:den>
        </m:f>
      </m:oMath>
      <w:ins w:id="395" w:author="User" w:date="2020-09-24T17:18:00Z">
        <w:r w:rsidR="00C42F9E" w:rsidRPr="00C42F9E">
          <w:rPr>
            <w:color w:val="auto"/>
            <w:highlight w:val="yellow"/>
            <w:rPrChange w:id="396" w:author="User" w:date="2020-09-24T17:23:00Z">
              <w:rPr>
                <w:color w:val="auto"/>
              </w:rPr>
            </w:rPrChange>
          </w:rPr>
          <w:t>,</w:t>
        </w:r>
      </w:ins>
    </w:p>
    <w:p w14:paraId="26C5804B" w14:textId="77777777" w:rsidR="00C42F9E" w:rsidRPr="00C42F9E" w:rsidRDefault="00C42F9E">
      <w:pPr>
        <w:pStyle w:val="21"/>
        <w:ind w:left="0" w:firstLine="709"/>
        <w:rPr>
          <w:ins w:id="397" w:author="User" w:date="2020-09-24T17:21:00Z"/>
          <w:color w:val="auto"/>
          <w:highlight w:val="yellow"/>
          <w:rPrChange w:id="398" w:author="User" w:date="2020-09-24T17:23:00Z">
            <w:rPr>
              <w:ins w:id="399" w:author="User" w:date="2020-09-24T17:21:00Z"/>
              <w:color w:val="auto"/>
            </w:rPr>
          </w:rPrChange>
        </w:rPr>
        <w:pPrChange w:id="400" w:author="User" w:date="2020-09-24T17:22:00Z">
          <w:pPr>
            <w:pStyle w:val="21"/>
            <w:ind w:left="0" w:firstLine="709"/>
            <w:jc w:val="center"/>
          </w:pPr>
        </w:pPrChange>
      </w:pPr>
      <w:ins w:id="401" w:author="User" w:date="2020-09-24T17:19:00Z">
        <m:oMath>
          <m:r>
            <w:rPr>
              <w:rFonts w:ascii="Cambria Math" w:hAnsi="Cambria Math"/>
              <w:color w:val="auto"/>
              <w:highlight w:val="yellow"/>
              <w:rPrChange w:id="402" w:author="User" w:date="2020-09-24T17:23:00Z">
                <w:rPr>
                  <w:rFonts w:ascii="Cambria Math" w:hAnsi="Cambria Math"/>
                  <w:color w:val="auto"/>
                </w:rPr>
              </w:rPrChange>
            </w:rPr>
            <m:t>δβ</m:t>
          </m:r>
          <m:r>
            <w:rPr>
              <w:rFonts w:ascii="Cambria Math" w:eastAsia="SimSun" w:hAnsi="Cambria Math" w:hint="eastAsia"/>
              <w:color w:val="auto"/>
              <w:highlight w:val="yellow"/>
              <w:rPrChange w:id="403" w:author="User" w:date="2020-09-24T17:23:00Z">
                <w:rPr>
                  <w:rFonts w:ascii="Cambria Math" w:eastAsia="SimSun" w:hAnsi="Cambria Math" w:hint="eastAsia"/>
                  <w:color w:val="auto"/>
                </w:rPr>
              </w:rPrChange>
            </w:rPr>
            <m:t>=</m:t>
          </m:r>
          <m:sSub>
            <m:sSubPr>
              <m:ctrlPr>
                <w:rPr>
                  <w:rFonts w:ascii="Cambria Math" w:eastAsia="SimSun" w:hAnsi="Cambria Math"/>
                  <w:i/>
                  <w:color w:val="auto"/>
                  <w:highlight w:val="yellow"/>
                </w:rPr>
              </m:ctrlPr>
            </m:sSubPr>
            <m:e>
              <m:r>
                <w:rPr>
                  <w:rFonts w:ascii="Cambria Math" w:eastAsia="SimSun" w:hAnsi="Cambria Math"/>
                  <w:color w:val="auto"/>
                  <w:highlight w:val="yellow"/>
                  <w:rPrChange w:id="404" w:author="User" w:date="2020-09-24T17:23:00Z">
                    <w:rPr>
                      <w:rFonts w:ascii="Cambria Math" w:eastAsia="SimSun" w:hAnsi="Cambria Math"/>
                      <w:color w:val="auto"/>
                    </w:rPr>
                  </w:rPrChange>
                </w:rPr>
                <m:t>β</m:t>
              </m:r>
            </m:e>
            <m:sub>
              <m:r>
                <w:rPr>
                  <w:rFonts w:ascii="Cambria Math" w:eastAsia="SimSun" w:hAnsi="Cambria Math" w:hint="eastAsia"/>
                  <w:color w:val="auto"/>
                  <w:highlight w:val="yellow"/>
                  <w:rPrChange w:id="405" w:author="User" w:date="2020-09-24T17:23:00Z">
                    <w:rPr>
                      <w:rFonts w:ascii="Cambria Math" w:eastAsia="SimSun" w:hAnsi="Cambria Math" w:hint="eastAsia"/>
                      <w:color w:val="auto"/>
                    </w:rPr>
                  </w:rPrChange>
                </w:rPr>
                <m:t>0</m:t>
              </m:r>
            </m:sub>
          </m:sSub>
          <m:r>
            <w:rPr>
              <w:rFonts w:ascii="Cambria Math" w:eastAsia="SimSun" w:hAnsi="Cambria Math"/>
              <w:color w:val="auto"/>
              <w:highlight w:val="yellow"/>
              <w:rPrChange w:id="406" w:author="User" w:date="2020-09-24T17:23:00Z">
                <w:rPr>
                  <w:rFonts w:ascii="Cambria Math" w:eastAsia="SimSun" w:hAnsi="Cambria Math"/>
                  <w:color w:val="auto"/>
                </w:rPr>
              </w:rPrChange>
            </w:rPr>
            <m:t>-</m:t>
          </m:r>
          <m:sSub>
            <m:sSubPr>
              <m:ctrlPr>
                <w:rPr>
                  <w:rFonts w:ascii="Cambria Math" w:eastAsia="SimSun" w:hAnsi="Cambria Math"/>
                  <w:i/>
                  <w:color w:val="auto"/>
                  <w:highlight w:val="yellow"/>
                </w:rPr>
              </m:ctrlPr>
            </m:sSubPr>
            <m:e>
              <m:r>
                <w:rPr>
                  <w:rFonts w:ascii="Cambria Math" w:eastAsia="SimSun" w:hAnsi="Cambria Math"/>
                  <w:color w:val="auto"/>
                  <w:highlight w:val="yellow"/>
                  <w:rPrChange w:id="407" w:author="User" w:date="2020-09-24T17:23:00Z">
                    <w:rPr>
                      <w:rFonts w:ascii="Cambria Math" w:eastAsia="SimSun" w:hAnsi="Cambria Math"/>
                      <w:color w:val="auto"/>
                    </w:rPr>
                  </w:rPrChange>
                </w:rPr>
                <m:t>β</m:t>
              </m:r>
            </m:e>
            <m:sub>
              <m:r>
                <w:rPr>
                  <w:rFonts w:ascii="Cambria Math" w:eastAsia="SimSun" w:hAnsi="Cambria Math" w:hint="eastAsia"/>
                  <w:color w:val="auto"/>
                  <w:highlight w:val="yellow"/>
                  <w:rPrChange w:id="408" w:author="User" w:date="2020-09-24T17:23:00Z">
                    <w:rPr>
                      <w:rFonts w:ascii="Cambria Math" w:eastAsia="SimSun" w:hAnsi="Cambria Math" w:hint="eastAsia"/>
                      <w:color w:val="auto"/>
                    </w:rPr>
                  </w:rPrChange>
                </w:rPr>
                <m:t>0</m:t>
              </m:r>
              <m:r>
                <w:rPr>
                  <w:rFonts w:ascii="Cambria Math" w:eastAsia="SimSun" w:hAnsi="Cambria Math" w:hint="eastAsia"/>
                  <w:color w:val="auto"/>
                  <w:highlight w:val="yellow"/>
                  <w:rPrChange w:id="409" w:author="User" w:date="2020-09-24T17:23:00Z">
                    <w:rPr>
                      <w:rFonts w:ascii="Cambria Math" w:eastAsia="SimSun" w:hAnsi="Cambria Math" w:hint="eastAsia"/>
                      <w:color w:val="auto"/>
                    </w:rPr>
                  </w:rPrChange>
                </w:rPr>
                <m:t>⊥</m:t>
              </m:r>
            </m:sub>
          </m:sSub>
        </m:oMath>
      </w:ins>
      <w:ins w:id="410" w:author="User" w:date="2020-09-24T17:21:00Z">
        <w:r w:rsidRPr="00C42F9E">
          <w:rPr>
            <w:color w:val="auto"/>
            <w:highlight w:val="yellow"/>
            <w:rPrChange w:id="411" w:author="User" w:date="2020-09-24T17:23:00Z">
              <w:rPr>
                <w:color w:val="auto"/>
              </w:rPr>
            </w:rPrChange>
          </w:rPr>
          <w:t>,</w:t>
        </w:r>
      </w:ins>
    </w:p>
    <w:p w14:paraId="22F703B2" w14:textId="2AB4FB09" w:rsidR="00C42F9E" w:rsidRPr="00C42F9E" w:rsidRDefault="002C5E2A">
      <w:pPr>
        <w:pStyle w:val="21"/>
        <w:ind w:left="0" w:firstLine="709"/>
        <w:rPr>
          <w:ins w:id="412" w:author="User" w:date="2020-09-24T17:19:00Z"/>
          <w:color w:val="auto"/>
          <w:highlight w:val="yellow"/>
          <w:rPrChange w:id="413" w:author="User" w:date="2020-09-24T17:23:00Z">
            <w:rPr>
              <w:ins w:id="414" w:author="User" w:date="2020-09-24T17:19:00Z"/>
              <w:color w:val="auto"/>
            </w:rPr>
          </w:rPrChange>
        </w:rPr>
        <w:pPrChange w:id="415" w:author="User" w:date="2020-09-24T17:22:00Z">
          <w:pPr>
            <w:pStyle w:val="21"/>
            <w:ind w:left="0" w:firstLine="709"/>
            <w:jc w:val="center"/>
          </w:pPr>
        </w:pPrChange>
      </w:pPr>
      <m:oMath>
        <m:sSub>
          <m:sSubPr>
            <m:ctrlPr>
              <w:ins w:id="416" w:author="User" w:date="2020-09-24T17:20:00Z">
                <w:rPr>
                  <w:rFonts w:ascii="Cambria Math" w:eastAsia="SimSun" w:hAnsi="Cambria Math"/>
                  <w:i/>
                  <w:color w:val="auto"/>
                  <w:highlight w:val="yellow"/>
                </w:rPr>
              </w:ins>
            </m:ctrlPr>
          </m:sSubPr>
          <m:e>
            <w:ins w:id="417" w:author="User" w:date="2020-09-24T17:20:00Z">
              <m:r>
                <w:rPr>
                  <w:rFonts w:ascii="Cambria Math" w:eastAsia="SimSun" w:hAnsi="Cambria Math"/>
                  <w:color w:val="auto"/>
                  <w:highlight w:val="yellow"/>
                  <w:rPrChange w:id="418" w:author="User" w:date="2020-09-24T17:23:00Z">
                    <w:rPr>
                      <w:rFonts w:ascii="Cambria Math" w:eastAsia="SimSun" w:hAnsi="Cambria Math"/>
                      <w:color w:val="auto"/>
                    </w:rPr>
                  </w:rPrChange>
                </w:rPr>
                <m:t>β</m:t>
              </m:r>
            </w:ins>
          </m:e>
          <m:sub>
            <w:ins w:id="419" w:author="User" w:date="2020-09-24T17:20:00Z">
              <m:r>
                <w:rPr>
                  <w:rFonts w:ascii="Cambria Math" w:eastAsia="SimSun" w:hAnsi="Cambria Math" w:hint="eastAsia"/>
                  <w:color w:val="auto"/>
                  <w:highlight w:val="yellow"/>
                  <w:rPrChange w:id="420" w:author="User" w:date="2020-09-24T17:23:00Z">
                    <w:rPr>
                      <w:rFonts w:ascii="Cambria Math" w:eastAsia="SimSun" w:hAnsi="Cambria Math" w:hint="eastAsia"/>
                      <w:color w:val="auto"/>
                    </w:rPr>
                  </w:rPrChange>
                </w:rPr>
                <m:t>0</m:t>
              </m:r>
            </w:ins>
          </m:sub>
        </m:sSub>
      </m:oMath>
      <w:ins w:id="421" w:author="User" w:date="2020-09-24T17:20:00Z">
        <w:r w:rsidR="00C42F9E" w:rsidRPr="00C42F9E">
          <w:rPr>
            <w:color w:val="auto"/>
            <w:highlight w:val="yellow"/>
            <w:rPrChange w:id="422" w:author="User" w:date="2020-09-24T17:23:00Z">
              <w:rPr>
                <w:color w:val="auto"/>
              </w:rPr>
            </w:rPrChange>
          </w:rPr>
          <w:t xml:space="preserve"> – </w:t>
        </w:r>
        <w:r w:rsidR="00C42F9E" w:rsidRPr="00C42F9E">
          <w:rPr>
            <w:highlight w:val="yellow"/>
            <w:rPrChange w:id="423" w:author="User" w:date="2020-09-24T17:23:00Z">
              <w:rPr/>
            </w:rPrChange>
          </w:rPr>
          <w:t>текущее положени</w:t>
        </w:r>
      </w:ins>
      <w:ins w:id="424" w:author="User" w:date="2020-09-24T17:21:00Z">
        <w:r w:rsidR="00C42F9E" w:rsidRPr="00C42F9E">
          <w:rPr>
            <w:highlight w:val="yellow"/>
            <w:rPrChange w:id="425" w:author="User" w:date="2020-09-24T17:23:00Z">
              <w:rPr/>
            </w:rPrChange>
          </w:rPr>
          <w:t>е</w:t>
        </w:r>
      </w:ins>
      <w:ins w:id="426" w:author="User" w:date="2020-09-24T17:20:00Z">
        <w:r w:rsidR="00C42F9E" w:rsidRPr="00C42F9E">
          <w:rPr>
            <w:highlight w:val="yellow"/>
            <w:rPrChange w:id="427" w:author="User" w:date="2020-09-24T17:23:00Z">
              <w:rPr/>
            </w:rPrChange>
          </w:rPr>
          <w:t xml:space="preserve"> биссектрисы диаграммы направленности антенны БРЛС</w:t>
        </w:r>
      </w:ins>
      <w:ins w:id="428" w:author="User" w:date="2020-09-24T17:21:00Z">
        <w:r w:rsidR="00C42F9E" w:rsidRPr="00C42F9E">
          <w:rPr>
            <w:highlight w:val="yellow"/>
            <w:rPrChange w:id="429" w:author="User" w:date="2020-09-24T17:23:00Z">
              <w:rPr/>
            </w:rPrChange>
          </w:rPr>
          <w:t>;</w:t>
        </w:r>
      </w:ins>
    </w:p>
    <w:p w14:paraId="6AB99FD8" w14:textId="3A14F7E6" w:rsidR="00C42F9E" w:rsidRPr="00C42F9E" w:rsidRDefault="002C5E2A">
      <w:pPr>
        <w:pStyle w:val="21"/>
        <w:ind w:left="0" w:firstLine="709"/>
        <w:rPr>
          <w:ins w:id="430" w:author="User" w:date="2020-09-24T17:18:00Z"/>
          <w:color w:val="auto"/>
          <w:highlight w:val="yellow"/>
          <w:rPrChange w:id="431" w:author="User" w:date="2020-09-24T17:23:00Z">
            <w:rPr>
              <w:ins w:id="432" w:author="User" w:date="2020-09-24T17:18:00Z"/>
              <w:color w:val="auto"/>
            </w:rPr>
          </w:rPrChange>
        </w:rPr>
        <w:pPrChange w:id="433" w:author="User" w:date="2020-09-24T17:22:00Z">
          <w:pPr>
            <w:pStyle w:val="21"/>
            <w:ind w:left="0" w:firstLine="709"/>
            <w:jc w:val="center"/>
          </w:pPr>
        </w:pPrChange>
      </w:pPr>
      <m:oMath>
        <m:sSub>
          <m:sSubPr>
            <m:ctrlPr>
              <w:ins w:id="434" w:author="User" w:date="2020-09-24T17:21:00Z">
                <w:rPr>
                  <w:rFonts w:ascii="Cambria Math" w:eastAsia="SimSun" w:hAnsi="Cambria Math"/>
                  <w:i/>
                  <w:color w:val="auto"/>
                  <w:highlight w:val="yellow"/>
                </w:rPr>
              </w:ins>
            </m:ctrlPr>
          </m:sSubPr>
          <m:e>
            <w:ins w:id="435" w:author="User" w:date="2020-09-24T17:21:00Z">
              <m:r>
                <w:rPr>
                  <w:rFonts w:ascii="Cambria Math" w:eastAsia="SimSun" w:hAnsi="Cambria Math"/>
                  <w:color w:val="auto"/>
                  <w:highlight w:val="yellow"/>
                  <w:rPrChange w:id="436" w:author="User" w:date="2020-09-24T17:23:00Z">
                    <w:rPr>
                      <w:rFonts w:ascii="Cambria Math" w:eastAsia="SimSun" w:hAnsi="Cambria Math"/>
                      <w:color w:val="auto"/>
                    </w:rPr>
                  </w:rPrChange>
                </w:rPr>
                <m:t>β</m:t>
              </m:r>
            </w:ins>
          </m:e>
          <m:sub>
            <w:ins w:id="437" w:author="User" w:date="2020-09-24T17:21:00Z">
              <m:r>
                <w:rPr>
                  <w:rFonts w:ascii="Cambria Math" w:eastAsia="SimSun" w:hAnsi="Cambria Math" w:hint="eastAsia"/>
                  <w:color w:val="auto"/>
                  <w:highlight w:val="yellow"/>
                  <w:rPrChange w:id="438" w:author="User" w:date="2020-09-24T17:23:00Z">
                    <w:rPr>
                      <w:rFonts w:ascii="Cambria Math" w:eastAsia="SimSun" w:hAnsi="Cambria Math" w:hint="eastAsia"/>
                      <w:color w:val="auto"/>
                    </w:rPr>
                  </w:rPrChange>
                </w:rPr>
                <m:t>0</m:t>
              </m:r>
              <m:r>
                <w:rPr>
                  <w:rFonts w:ascii="Cambria Math" w:eastAsia="SimSun" w:hAnsi="Cambria Math" w:hint="eastAsia"/>
                  <w:color w:val="auto"/>
                  <w:highlight w:val="yellow"/>
                  <w:rPrChange w:id="439" w:author="User" w:date="2020-09-24T17:23:00Z">
                    <w:rPr>
                      <w:rFonts w:ascii="Cambria Math" w:eastAsia="SimSun" w:hAnsi="Cambria Math" w:hint="eastAsia"/>
                      <w:color w:val="auto"/>
                    </w:rPr>
                  </w:rPrChange>
                </w:rPr>
                <m:t>⊥</m:t>
              </m:r>
            </w:ins>
          </m:sub>
        </m:sSub>
        <w:ins w:id="440" w:author="User" w:date="2020-09-24T17:21:00Z">
          <m:r>
            <w:rPr>
              <w:rFonts w:ascii="Cambria Math" w:eastAsia="SimSun" w:hAnsi="Cambria Math" w:hint="eastAsia"/>
              <w:color w:val="auto"/>
              <w:highlight w:val="yellow"/>
              <w:rPrChange w:id="441" w:author="User" w:date="2020-09-24T17:23:00Z">
                <w:rPr>
                  <w:rFonts w:ascii="Cambria Math" w:eastAsia="SimSun" w:hAnsi="Cambria Math" w:hint="eastAsia"/>
                  <w:color w:val="auto"/>
                </w:rPr>
              </w:rPrChange>
            </w:rPr>
            <m:t xml:space="preserve"> </m:t>
          </m:r>
          <m:r>
            <w:rPr>
              <w:rFonts w:ascii="Cambria Math" w:eastAsia="SimSun" w:hAnsi="Cambria Math" w:hint="eastAsia"/>
              <w:color w:val="auto"/>
              <w:highlight w:val="yellow"/>
              <w:rPrChange w:id="442" w:author="User" w:date="2020-09-24T17:23:00Z">
                <w:rPr>
                  <w:rFonts w:ascii="Cambria Math" w:eastAsia="SimSun" w:hAnsi="Cambria Math" w:hint="eastAsia"/>
                  <w:color w:val="auto"/>
                </w:rPr>
              </w:rPrChange>
            </w:rPr>
            <m:t>–</m:t>
          </m:r>
          <m:r>
            <w:rPr>
              <w:rFonts w:ascii="Cambria Math" w:eastAsia="SimSun" w:hAnsi="Cambria Math" w:hint="eastAsia"/>
              <w:color w:val="auto"/>
              <w:highlight w:val="yellow"/>
              <w:rPrChange w:id="443" w:author="User" w:date="2020-09-24T17:23:00Z">
                <w:rPr>
                  <w:rFonts w:ascii="Cambria Math" w:eastAsia="SimSun" w:hAnsi="Cambria Math" w:hint="eastAsia"/>
                  <w:color w:val="auto"/>
                </w:rPr>
              </w:rPrChange>
            </w:rPr>
            <m:t xml:space="preserve"> </m:t>
          </m:r>
        </w:ins>
      </m:oMath>
      <w:ins w:id="444" w:author="User" w:date="2020-09-24T17:21:00Z">
        <w:r w:rsidR="00C42F9E" w:rsidRPr="00C42F9E">
          <w:rPr>
            <w:highlight w:val="yellow"/>
            <w:rPrChange w:id="445" w:author="User" w:date="2020-09-24T17:23:00Z">
              <w:rPr/>
            </w:rPrChange>
          </w:rPr>
          <w:t>текущее положение нормали к антенному полотну</w:t>
        </w:r>
      </w:ins>
      <w:ins w:id="446" w:author="User" w:date="2020-09-24T17:22:00Z">
        <w:r w:rsidR="00C42F9E" w:rsidRPr="00C42F9E">
          <w:rPr>
            <w:highlight w:val="yellow"/>
            <w:rPrChange w:id="447" w:author="User" w:date="2020-09-24T17:23:00Z">
              <w:rPr/>
            </w:rPrChange>
          </w:rPr>
          <w:t>.</w:t>
        </w:r>
      </w:ins>
    </w:p>
    <w:p w14:paraId="1A3BF861" w14:textId="7D676BEE" w:rsidR="00C42F9E" w:rsidRPr="00C42F9E" w:rsidRDefault="00C42F9E" w:rsidP="00C42F9E">
      <w:pPr>
        <w:pStyle w:val="a4"/>
        <w:rPr>
          <w:ins w:id="448" w:author="User" w:date="2020-09-24T17:14:00Z"/>
          <w:rFonts w:eastAsia="SimSun"/>
          <w:highlight w:val="yellow"/>
          <w:rPrChange w:id="449" w:author="User" w:date="2020-09-24T17:23:00Z">
            <w:rPr>
              <w:ins w:id="450" w:author="User" w:date="2020-09-24T17:14:00Z"/>
              <w:rFonts w:eastAsia="SimSun"/>
            </w:rPr>
          </w:rPrChange>
        </w:rPr>
      </w:pPr>
      <w:ins w:id="451" w:author="User" w:date="2020-09-24T17:14:00Z">
        <w:r w:rsidRPr="00C42F9E">
          <w:rPr>
            <w:rFonts w:eastAsia="SimSun"/>
            <w:highlight w:val="yellow"/>
            <w:u w:val="single"/>
            <w:rPrChange w:id="452" w:author="User" w:date="2020-09-24T17:23:00Z">
              <w:rPr>
                <w:rFonts w:eastAsia="SimSun"/>
                <w:u w:val="single"/>
              </w:rPr>
            </w:rPrChange>
          </w:rPr>
          <w:lastRenderedPageBreak/>
          <w:t>Примечание.</w:t>
        </w:r>
        <w:r w:rsidRPr="00C42F9E">
          <w:rPr>
            <w:rFonts w:eastAsia="SimSun"/>
            <w:highlight w:val="yellow"/>
            <w:rPrChange w:id="453" w:author="User" w:date="2020-09-24T17:23:00Z">
              <w:rPr>
                <w:rFonts w:eastAsia="SimSun"/>
              </w:rPr>
            </w:rPrChange>
          </w:rPr>
          <w:t xml:space="preserve"> В приведенных выше математических выражениях используется значение </w:t>
        </w:r>
      </w:ins>
      <w:ins w:id="454" w:author="User" w:date="2020-09-24T17:22:00Z">
        <w:r w:rsidRPr="00C42F9E">
          <w:rPr>
            <w:rFonts w:eastAsia="SimSun"/>
            <w:highlight w:val="yellow"/>
            <w:rPrChange w:id="455" w:author="User" w:date="2020-09-24T17:23:00Z">
              <w:rPr>
                <w:rFonts w:eastAsia="SimSun"/>
              </w:rPr>
            </w:rPrChange>
          </w:rPr>
          <w:t xml:space="preserve">уровня </w:t>
        </w:r>
      </w:ins>
      <w:ins w:id="456" w:author="User" w:date="2020-09-24T17:23:00Z">
        <w:r w:rsidRPr="00C42F9E">
          <w:rPr>
            <w:rFonts w:eastAsia="SimSun"/>
            <w:highlight w:val="yellow"/>
            <w:rPrChange w:id="457" w:author="User" w:date="2020-09-24T17:23:00Z">
              <w:rPr>
                <w:rFonts w:eastAsia="SimSun"/>
              </w:rPr>
            </w:rPrChange>
          </w:rPr>
          <w:t>боковых лепестков</w:t>
        </w:r>
      </w:ins>
      <w:ins w:id="458" w:author="User" w:date="2020-09-24T17:14:00Z">
        <w:r w:rsidRPr="00C42F9E">
          <w:rPr>
            <w:rFonts w:eastAsia="SimSun"/>
            <w:highlight w:val="yellow"/>
            <w:rPrChange w:id="459" w:author="User" w:date="2020-09-24T17:23:00Z">
              <w:rPr>
                <w:rFonts w:eastAsia="SimSun"/>
              </w:rPr>
            </w:rPrChange>
          </w:rPr>
          <w:t xml:space="preserve"> </w:t>
        </w:r>
        <m:oMath>
          <m:sSub>
            <m:sSubPr>
              <m:ctrlPr>
                <w:rPr>
                  <w:rFonts w:ascii="Cambria Math" w:eastAsia="SimSun" w:hAnsi="Cambria Math"/>
                  <w:highlight w:val="yellow"/>
                </w:rPr>
              </m:ctrlPr>
            </m:sSubPr>
            <m:e>
              <m:r>
                <w:rPr>
                  <w:rFonts w:ascii="Cambria Math" w:eastAsia="SimSun" w:hAnsi="Cambria Math"/>
                  <w:highlight w:val="yellow"/>
                  <w:rPrChange w:id="460" w:author="User" w:date="2020-09-24T17:23:00Z">
                    <w:rPr>
                      <w:rFonts w:ascii="Cambria Math" w:eastAsia="SimSun" w:hAnsi="Cambria Math"/>
                    </w:rPr>
                  </w:rPrChange>
                </w:rPr>
                <m:t>η</m:t>
              </m:r>
            </m:e>
            <m:sub>
              <m:r>
                <w:rPr>
                  <w:rFonts w:ascii="Cambria Math" w:eastAsia="SimSun" w:hAnsi="Cambria Math"/>
                  <w:highlight w:val="yellow"/>
                  <w:lang w:val="en-US"/>
                  <w:rPrChange w:id="461" w:author="User" w:date="2020-09-24T17:23:00Z">
                    <w:rPr>
                      <w:rFonts w:ascii="Cambria Math" w:eastAsia="SimSun" w:hAnsi="Cambria Math"/>
                      <w:lang w:val="en-US"/>
                    </w:rPr>
                  </w:rPrChange>
                </w:rPr>
                <m:t>R</m:t>
              </m:r>
            </m:sub>
          </m:sSub>
        </m:oMath>
        <w:r w:rsidRPr="00C42F9E">
          <w:rPr>
            <w:rFonts w:eastAsia="SimSun"/>
            <w:highlight w:val="yellow"/>
            <w:rPrChange w:id="462" w:author="User" w:date="2020-09-24T17:23:00Z">
              <w:rPr>
                <w:rFonts w:eastAsia="SimSun"/>
              </w:rPr>
            </w:rPrChange>
          </w:rPr>
          <w:t xml:space="preserve"> в единицах. Для получения этого значения выполняется пересчёт из дБ в единицы по формуле:</w:t>
        </w:r>
      </w:ins>
    </w:p>
    <w:p w14:paraId="09B46D98" w14:textId="77777777" w:rsidR="00C42F9E" w:rsidRDefault="002C5E2A" w:rsidP="00C42F9E">
      <w:pPr>
        <w:pStyle w:val="32"/>
        <w:rPr>
          <w:ins w:id="463" w:author="User" w:date="2020-09-24T17:14:00Z"/>
          <w:rFonts w:eastAsia="SimSun"/>
          <w:snapToGrid/>
        </w:rPr>
      </w:pPr>
      <m:oMath>
        <m:sSub>
          <m:sSubPr>
            <m:ctrlPr>
              <w:ins w:id="464" w:author="User" w:date="2020-09-24T17:14:00Z">
                <w:rPr>
                  <w:rFonts w:ascii="Cambria Math" w:eastAsia="SimSun" w:hAnsi="Cambria Math"/>
                  <w:snapToGrid/>
                  <w:highlight w:val="yellow"/>
                </w:rPr>
              </w:ins>
            </m:ctrlPr>
          </m:sSubPr>
          <m:e>
            <w:ins w:id="465" w:author="User" w:date="2020-09-24T17:14:00Z">
              <m:r>
                <w:rPr>
                  <w:rFonts w:ascii="Cambria Math" w:eastAsia="SimSun" w:hAnsi="Cambria Math"/>
                  <w:snapToGrid/>
                  <w:highlight w:val="yellow"/>
                  <w:rPrChange w:id="466" w:author="User" w:date="2020-09-24T17:23:00Z">
                    <w:rPr>
                      <w:rFonts w:ascii="Cambria Math" w:eastAsia="SimSun" w:hAnsi="Cambria Math"/>
                      <w:snapToGrid/>
                    </w:rPr>
                  </w:rPrChange>
                </w:rPr>
                <m:t>η</m:t>
              </m:r>
            </w:ins>
          </m:e>
          <m:sub>
            <w:ins w:id="467" w:author="User" w:date="2020-09-24T17:14:00Z">
              <m:r>
                <w:rPr>
                  <w:rFonts w:ascii="Cambria Math" w:eastAsia="SimSun" w:hAnsi="Cambria Math"/>
                  <w:snapToGrid/>
                  <w:highlight w:val="yellow"/>
                  <w:lang w:val="en-US"/>
                  <w:rPrChange w:id="468" w:author="User" w:date="2020-09-24T17:23:00Z">
                    <w:rPr>
                      <w:rFonts w:ascii="Cambria Math" w:eastAsia="SimSun" w:hAnsi="Cambria Math"/>
                      <w:snapToGrid/>
                      <w:lang w:val="en-US"/>
                    </w:rPr>
                  </w:rPrChange>
                </w:rPr>
                <m:t>R</m:t>
              </m:r>
            </w:ins>
          </m:sub>
        </m:sSub>
        <w:ins w:id="469" w:author="User" w:date="2020-09-24T17:14:00Z">
          <m:r>
            <m:rPr>
              <m:sty m:val="p"/>
            </m:rPr>
            <w:rPr>
              <w:rFonts w:ascii="Cambria Math" w:eastAsia="SimSun" w:hAnsi="Cambria Math" w:hint="eastAsia"/>
              <w:snapToGrid/>
              <w:highlight w:val="yellow"/>
              <w:rPrChange w:id="470" w:author="User" w:date="2020-09-24T17:23:00Z">
                <w:rPr>
                  <w:rFonts w:ascii="Cambria Math" w:eastAsia="SimSun" w:hAnsi="Cambria Math" w:hint="eastAsia"/>
                  <w:snapToGrid/>
                </w:rPr>
              </w:rPrChange>
            </w:rPr>
            <m:t xml:space="preserve">, </m:t>
          </m:r>
          <m:r>
            <m:rPr>
              <m:sty m:val="p"/>
            </m:rPr>
            <w:rPr>
              <w:rFonts w:ascii="Cambria Math" w:eastAsia="SimSun" w:hAnsi="Cambria Math" w:hint="eastAsia"/>
              <w:snapToGrid/>
              <w:highlight w:val="yellow"/>
              <w:rPrChange w:id="471" w:author="User" w:date="2020-09-24T17:23:00Z">
                <w:rPr>
                  <w:rFonts w:ascii="Cambria Math" w:eastAsia="SimSun" w:hAnsi="Cambria Math" w:hint="eastAsia"/>
                  <w:snapToGrid/>
                </w:rPr>
              </w:rPrChange>
            </w:rPr>
            <m:t>ед</m:t>
          </m:r>
          <m:r>
            <m:rPr>
              <m:sty m:val="p"/>
            </m:rPr>
            <w:rPr>
              <w:rFonts w:ascii="Cambria Math" w:eastAsia="SimSun" w:hAnsi="Cambria Math" w:hint="eastAsia"/>
              <w:snapToGrid/>
              <w:highlight w:val="yellow"/>
              <w:rPrChange w:id="472" w:author="User" w:date="2020-09-24T17:23:00Z">
                <w:rPr>
                  <w:rFonts w:ascii="Cambria Math" w:eastAsia="SimSun" w:hAnsi="Cambria Math" w:hint="eastAsia"/>
                  <w:snapToGrid/>
                </w:rPr>
              </w:rPrChange>
            </w:rPr>
            <m:t>.=</m:t>
          </m:r>
        </w:ins>
        <m:sSup>
          <m:sSupPr>
            <m:ctrlPr>
              <w:ins w:id="473" w:author="User" w:date="2020-09-24T17:14:00Z">
                <w:rPr>
                  <w:rFonts w:ascii="Cambria Math" w:eastAsia="SimSun" w:hAnsi="Cambria Math"/>
                  <w:snapToGrid/>
                  <w:color w:val="0070C0"/>
                  <w:szCs w:val="20"/>
                  <w:highlight w:val="yellow"/>
                </w:rPr>
              </w:ins>
            </m:ctrlPr>
          </m:sSupPr>
          <m:e>
            <w:ins w:id="474" w:author="User" w:date="2020-09-24T17:14:00Z">
              <m:r>
                <m:rPr>
                  <m:sty m:val="p"/>
                </m:rPr>
                <w:rPr>
                  <w:rFonts w:ascii="Cambria Math" w:eastAsia="SimSun" w:hAnsi="Cambria Math" w:hint="eastAsia"/>
                  <w:snapToGrid/>
                  <w:highlight w:val="yellow"/>
                  <w:rPrChange w:id="475" w:author="User" w:date="2020-09-24T17:23:00Z">
                    <w:rPr>
                      <w:rFonts w:ascii="Cambria Math" w:eastAsia="SimSun" w:hAnsi="Cambria Math" w:hint="eastAsia"/>
                      <w:snapToGrid/>
                    </w:rPr>
                  </w:rPrChange>
                </w:rPr>
                <m:t>10</m:t>
              </m:r>
            </w:ins>
          </m:e>
          <m:sup>
            <m:f>
              <m:fPr>
                <m:ctrlPr>
                  <w:ins w:id="476" w:author="User" w:date="2020-09-24T17:14:00Z">
                    <w:rPr>
                      <w:rFonts w:ascii="Cambria Math" w:eastAsia="SimSun" w:hAnsi="Cambria Math"/>
                      <w:snapToGrid/>
                      <w:color w:val="0070C0"/>
                      <w:szCs w:val="20"/>
                      <w:highlight w:val="yellow"/>
                    </w:rPr>
                  </w:ins>
                </m:ctrlPr>
              </m:fPr>
              <m:num>
                <m:sSub>
                  <m:sSubPr>
                    <m:ctrlPr>
                      <w:ins w:id="477" w:author="User" w:date="2020-09-24T17:14:00Z">
                        <w:rPr>
                          <w:rFonts w:ascii="Cambria Math" w:eastAsia="SimSun" w:hAnsi="Cambria Math"/>
                          <w:snapToGrid/>
                          <w:highlight w:val="yellow"/>
                        </w:rPr>
                      </w:ins>
                    </m:ctrlPr>
                  </m:sSubPr>
                  <m:e>
                    <w:ins w:id="478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rPrChange w:id="479" w:author="User" w:date="2020-09-24T17:23:00Z">
                            <w:rPr>
                              <w:rFonts w:ascii="Cambria Math" w:eastAsia="SimSun" w:hAnsi="Cambria Math"/>
                              <w:snapToGrid/>
                            </w:rPr>
                          </w:rPrChange>
                        </w:rPr>
                        <m:t>η</m:t>
                      </m:r>
                    </w:ins>
                  </m:e>
                  <m:sub>
                    <w:ins w:id="480" w:author="User" w:date="2020-09-24T17:14:00Z">
                      <m:r>
                        <w:rPr>
                          <w:rFonts w:ascii="Cambria Math" w:eastAsia="SimSun" w:hAnsi="Cambria Math"/>
                          <w:snapToGrid/>
                          <w:highlight w:val="yellow"/>
                          <w:lang w:val="en-US"/>
                          <w:rPrChange w:id="481" w:author="User" w:date="2020-09-24T17:23:00Z">
                            <w:rPr>
                              <w:rFonts w:ascii="Cambria Math" w:eastAsia="SimSun" w:hAnsi="Cambria Math"/>
                              <w:snapToGrid/>
                              <w:lang w:val="en-US"/>
                            </w:rPr>
                          </w:rPrChange>
                        </w:rPr>
                        <m:t>R</m:t>
                      </m:r>
                    </w:ins>
                  </m:sub>
                </m:sSub>
                <w:ins w:id="482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483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484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дБ</m:t>
                  </m:r>
                </w:ins>
              </m:num>
              <m:den>
                <w:ins w:id="485" w:author="User" w:date="2020-09-24T17:14:00Z"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snapToGrid/>
                      <w:highlight w:val="yellow"/>
                      <w:rPrChange w:id="486" w:author="User" w:date="2020-09-24T17:23:00Z">
                        <w:rPr>
                          <w:rFonts w:ascii="Cambria Math" w:eastAsia="SimSun" w:hAnsi="Cambria Math" w:hint="eastAsia"/>
                          <w:snapToGrid/>
                        </w:rPr>
                      </w:rPrChange>
                    </w:rPr>
                    <m:t>20</m:t>
                  </m:r>
                </w:ins>
              </m:den>
            </m:f>
          </m:sup>
        </m:sSup>
      </m:oMath>
      <w:ins w:id="487" w:author="User" w:date="2020-09-24T17:14:00Z">
        <w:r w:rsidR="00C42F9E" w:rsidRPr="00C42F9E">
          <w:rPr>
            <w:rFonts w:eastAsia="SimSun"/>
            <w:snapToGrid/>
            <w:highlight w:val="yellow"/>
            <w:rPrChange w:id="488" w:author="User" w:date="2020-09-24T17:23:00Z">
              <w:rPr>
                <w:rFonts w:eastAsia="SimSun"/>
                <w:snapToGrid/>
              </w:rPr>
            </w:rPrChange>
          </w:rPr>
          <w:t>.</w:t>
        </w:r>
      </w:ins>
    </w:p>
    <w:p w14:paraId="7B234175" w14:textId="77777777" w:rsidR="00C42F9E" w:rsidRPr="00107410" w:rsidRDefault="00C42F9E" w:rsidP="00ED688D">
      <w:pPr>
        <w:spacing w:line="240" w:lineRule="auto"/>
        <w:ind w:firstLine="708"/>
        <w:rPr>
          <w:color w:val="auto"/>
          <w:szCs w:val="28"/>
          <w:lang w:eastAsia="en-US"/>
        </w:rPr>
      </w:pPr>
    </w:p>
    <w:sectPr w:rsidR="00C42F9E" w:rsidRPr="00107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User" w:date="2020-09-24T14:39:00Z" w:initials="ШП">
    <w:p w14:paraId="211B0919" w14:textId="4120BD29" w:rsidR="002C5E2A" w:rsidRDefault="002C5E2A">
      <w:pPr>
        <w:pStyle w:val="af1"/>
      </w:pPr>
      <w:r>
        <w:rPr>
          <w:rStyle w:val="af0"/>
        </w:rPr>
        <w:annotationRef/>
      </w:r>
      <w:r>
        <w:t xml:space="preserve">Почему нули? Потому что не известно, как будет задано? Что означают эти координаты? Как размещена эта система координат? Желательно показать в пояснениях к алгоритму. Данные о координатах цели должны быть в таблице 1.2. Цель движется. Движение цели моделируется алгоритмом моделирования движения цели. Координаты центра масс этой цели в системе координат. БРЛС формируются алгоритмом моделирования движения носителя БРЛС пока в полярной системе координат, но, если нужно, сделаем и в прямоугольной системе, с центром в центре масс носителя БРЛС. </w:t>
      </w:r>
    </w:p>
  </w:comment>
  <w:comment w:id="15" w:author="User" w:date="2020-09-24T16:46:00Z" w:initials="ШП">
    <w:p w14:paraId="5C1B6BC3" w14:textId="7F9C71D5" w:rsidR="002C5E2A" w:rsidRPr="00D428DE" w:rsidRDefault="002C5E2A">
      <w:pPr>
        <w:pStyle w:val="af1"/>
      </w:pPr>
      <w:r>
        <w:rPr>
          <w:rStyle w:val="af0"/>
        </w:rPr>
        <w:annotationRef/>
      </w:r>
      <w:r>
        <w:t xml:space="preserve">Что означает индекс </w:t>
      </w:r>
      <w:r>
        <w:rPr>
          <w:lang w:val="en-US"/>
        </w:rPr>
        <w:t>k</w:t>
      </w:r>
      <w:r>
        <w:t>?</w:t>
      </w:r>
    </w:p>
  </w:comment>
  <w:comment w:id="16" w:author="User" w:date="2020-09-24T14:39:00Z" w:initials="ШП">
    <w:p w14:paraId="5789FB3C" w14:textId="61D8A1DE" w:rsidR="002C5E2A" w:rsidRDefault="002C5E2A">
      <w:pPr>
        <w:pStyle w:val="af1"/>
      </w:pPr>
      <w:r>
        <w:rPr>
          <w:rStyle w:val="af0"/>
        </w:rPr>
        <w:annotationRef/>
      </w:r>
      <w:r>
        <w:t xml:space="preserve">В конечном выражении алгоритма присутствуют отсчёты и ЭПР (в мощности сигнала), и отсчёты импульсной характеристики, причём в исходных данных нигде импульсной характеристики нет. Думаю, что лучше будет, если </w:t>
      </w:r>
      <w:r w:rsidRPr="00D428DE">
        <w:rPr>
          <w:b/>
        </w:rPr>
        <w:t>в предустановленных параметрах</w:t>
      </w:r>
      <w:r>
        <w:t xml:space="preserve"> будут храниться не ЭПР, а импульсные характеристики целей для различных ракурсов. Сумма квадратов амплитуд отсчётов такой импульсной характеристики равна ЭПР цели.</w:t>
      </w:r>
    </w:p>
  </w:comment>
  <w:comment w:id="17" w:author="User" w:date="2020-09-24T14:38:00Z" w:initials="ШП">
    <w:p w14:paraId="2538C69F" w14:textId="0F88DF1F" w:rsidR="002C5E2A" w:rsidRDefault="002C5E2A">
      <w:pPr>
        <w:pStyle w:val="af1"/>
      </w:pPr>
      <w:r>
        <w:rPr>
          <w:rStyle w:val="af0"/>
        </w:rPr>
        <w:annotationRef/>
      </w:r>
      <w:r>
        <w:t>Фаза является скалярной величиной. Очевидно, речь идёт о фазовом множителе? Это нужно поправить.</w:t>
      </w:r>
    </w:p>
  </w:comment>
  <w:comment w:id="18" w:author="User" w:date="2020-09-24T14:38:00Z" w:initials="ШП">
    <w:p w14:paraId="0E2880A1" w14:textId="77777777" w:rsidR="002C5E2A" w:rsidRDefault="002C5E2A">
      <w:pPr>
        <w:pStyle w:val="af1"/>
      </w:pPr>
      <w:r>
        <w:rPr>
          <w:rStyle w:val="af0"/>
        </w:rPr>
        <w:annotationRef/>
      </w:r>
      <w:r>
        <w:t>То же</w:t>
      </w:r>
    </w:p>
    <w:p w14:paraId="42DB632D" w14:textId="77777777" w:rsidR="002C5E2A" w:rsidRDefault="002C5E2A">
      <w:pPr>
        <w:pStyle w:val="af1"/>
      </w:pPr>
    </w:p>
  </w:comment>
  <w:comment w:id="21" w:author="User" w:date="2020-09-24T14:41:00Z" w:initials="ШП">
    <w:p w14:paraId="2F8AD295" w14:textId="3D79B437" w:rsidR="002C5E2A" w:rsidRDefault="002C5E2A">
      <w:pPr>
        <w:pStyle w:val="af1"/>
      </w:pPr>
      <w:r>
        <w:rPr>
          <w:rStyle w:val="af0"/>
        </w:rPr>
        <w:annotationRef/>
      </w:r>
      <w:r>
        <w:t xml:space="preserve">Здесь сразу же при сдаче возникнут вопросы, почему используется </w:t>
      </w:r>
      <w:r w:rsidRPr="003D14C5">
        <w:rPr>
          <w:b/>
        </w:rPr>
        <w:t>пара</w:t>
      </w:r>
      <w:r>
        <w:t xml:space="preserve"> одноимённых координат. Нужно в пункте 1.1.5 пояснить.</w:t>
      </w:r>
    </w:p>
  </w:comment>
  <w:comment w:id="33" w:author="User" w:date="2020-09-24T15:02:00Z" w:initials="ШП">
    <w:p w14:paraId="21F4BDD2" w14:textId="26671BED" w:rsidR="002C5E2A" w:rsidRDefault="002C5E2A">
      <w:pPr>
        <w:pStyle w:val="af1"/>
      </w:pPr>
      <w:r>
        <w:rPr>
          <w:rStyle w:val="af0"/>
        </w:rPr>
        <w:annotationRef/>
      </w:r>
      <w:r>
        <w:t>В пояснениях к алгоритму нужно изложить, почему учитывается 2(3) элемента разрешения.</w:t>
      </w:r>
    </w:p>
  </w:comment>
  <w:comment w:id="50" w:author="User" w:date="2020-09-24T15:30:00Z" w:initials="ШП">
    <w:p w14:paraId="32291F51" w14:textId="5C947637" w:rsidR="002C5E2A" w:rsidRDefault="002C5E2A">
      <w:pPr>
        <w:pStyle w:val="af1"/>
      </w:pPr>
      <w:r>
        <w:rPr>
          <w:rStyle w:val="af0"/>
        </w:rPr>
        <w:annotationRef/>
      </w:r>
      <w:r>
        <w:t>Во всех других алгоритмах мы используем гауссову кривую на подставке. Не хотелось бы объясняться, почему в этом алгоритме иначе. См. ниже, в конце подраздела.</w:t>
      </w:r>
    </w:p>
  </w:comment>
  <w:comment w:id="66" w:author="User" w:date="2020-09-24T16:56:00Z" w:initials="ШП">
    <w:p w14:paraId="7D3484A8" w14:textId="2D97A4E7" w:rsidR="002C5E2A" w:rsidRDefault="002C5E2A">
      <w:pPr>
        <w:pStyle w:val="af1"/>
      </w:pPr>
      <w:r>
        <w:rPr>
          <w:rStyle w:val="af0"/>
        </w:rPr>
        <w:annotationRef/>
      </w:r>
      <w:r>
        <w:t xml:space="preserve">Зачем здесь множитель импульсной характеристики, если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A3ACF"/>
    <w:rsid w:val="000B1687"/>
    <w:rsid w:val="000B2E90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8267A"/>
    <w:rsid w:val="00186DC2"/>
    <w:rsid w:val="001960B3"/>
    <w:rsid w:val="001A5E29"/>
    <w:rsid w:val="001B66C7"/>
    <w:rsid w:val="001C6E2D"/>
    <w:rsid w:val="001D7B3A"/>
    <w:rsid w:val="001F4734"/>
    <w:rsid w:val="0020002E"/>
    <w:rsid w:val="00212479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B7F57"/>
    <w:rsid w:val="002C5E2A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A736E"/>
    <w:rsid w:val="003B31DA"/>
    <w:rsid w:val="003B46F5"/>
    <w:rsid w:val="003C190D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85FE5"/>
    <w:rsid w:val="004A3871"/>
    <w:rsid w:val="004A683F"/>
    <w:rsid w:val="004E52A2"/>
    <w:rsid w:val="00511890"/>
    <w:rsid w:val="00532956"/>
    <w:rsid w:val="00551C69"/>
    <w:rsid w:val="00570087"/>
    <w:rsid w:val="0059328B"/>
    <w:rsid w:val="00595C8C"/>
    <w:rsid w:val="005B3019"/>
    <w:rsid w:val="005D2A4E"/>
    <w:rsid w:val="005E53C2"/>
    <w:rsid w:val="005E74A7"/>
    <w:rsid w:val="005F1FCC"/>
    <w:rsid w:val="00625566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67640"/>
    <w:rsid w:val="00771C08"/>
    <w:rsid w:val="007778F6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29A3"/>
    <w:rsid w:val="0097491C"/>
    <w:rsid w:val="009C45C2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7303F"/>
    <w:rsid w:val="00B766CD"/>
    <w:rsid w:val="00B77BF8"/>
    <w:rsid w:val="00BB2503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651F0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C1EF2"/>
    <w:rsid w:val="00ED27DA"/>
    <w:rsid w:val="00ED688D"/>
    <w:rsid w:val="00EE415B"/>
    <w:rsid w:val="00F13FE7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4.bin"/><Relationship Id="rId226" Type="http://schemas.openxmlformats.org/officeDocument/2006/relationships/image" Target="media/image109.wmf"/><Relationship Id="rId268" Type="http://schemas.openxmlformats.org/officeDocument/2006/relationships/oleObject" Target="embeddings/oleObject135.bin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image" Target="media/image86.emf"/><Relationship Id="rId237" Type="http://schemas.openxmlformats.org/officeDocument/2006/relationships/oleObject" Target="embeddings/oleObject117.bin"/><Relationship Id="rId279" Type="http://schemas.openxmlformats.org/officeDocument/2006/relationships/image" Target="media/image133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2.bin"/><Relationship Id="rId248" Type="http://schemas.openxmlformats.org/officeDocument/2006/relationships/oleObject" Target="embeddings/oleObject124.bin"/><Relationship Id="rId269" Type="http://schemas.openxmlformats.org/officeDocument/2006/relationships/image" Target="media/image12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1.bin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5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image" Target="media/image76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8.bin"/><Relationship Id="rId259" Type="http://schemas.openxmlformats.org/officeDocument/2006/relationships/image" Target="media/image123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6.bin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image" Target="media/image71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10.emf"/><Relationship Id="rId249" Type="http://schemas.openxmlformats.org/officeDocument/2006/relationships/image" Target="media/image119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4.wmf"/><Relationship Id="rId34" Type="http://schemas.openxmlformats.org/officeDocument/2006/relationships/image" Target="media/image15.wmf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9.bin"/><Relationship Id="rId250" Type="http://schemas.openxmlformats.org/officeDocument/2006/relationships/oleObject" Target="embeddings/oleObject125.bin"/><Relationship Id="rId271" Type="http://schemas.openxmlformats.org/officeDocument/2006/relationships/image" Target="media/image129.wmf"/><Relationship Id="rId24" Type="http://schemas.openxmlformats.org/officeDocument/2006/relationships/image" Target="media/image10.wmf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2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3.bin"/><Relationship Id="rId240" Type="http://schemas.openxmlformats.org/officeDocument/2006/relationships/oleObject" Target="embeddings/oleObject120.bin"/><Relationship Id="rId261" Type="http://schemas.openxmlformats.org/officeDocument/2006/relationships/image" Target="media/image124.wmf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2.bin"/><Relationship Id="rId8" Type="http://schemas.openxmlformats.org/officeDocument/2006/relationships/image" Target="media/image2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8.wmf"/><Relationship Id="rId163" Type="http://schemas.openxmlformats.org/officeDocument/2006/relationships/image" Target="media/image77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8.bin"/><Relationship Id="rId230" Type="http://schemas.openxmlformats.org/officeDocument/2006/relationships/image" Target="media/image111.wmf"/><Relationship Id="rId251" Type="http://schemas.openxmlformats.org/officeDocument/2006/relationships/image" Target="media/image120.wmf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7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3.wmf"/><Relationship Id="rId153" Type="http://schemas.openxmlformats.org/officeDocument/2006/relationships/image" Target="media/image72.wmf"/><Relationship Id="rId174" Type="http://schemas.openxmlformats.org/officeDocument/2006/relationships/oleObject" Target="embeddings/oleObject86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106.wmf"/><Relationship Id="rId241" Type="http://schemas.openxmlformats.org/officeDocument/2006/relationships/image" Target="media/image115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32.bin"/><Relationship Id="rId283" Type="http://schemas.openxmlformats.org/officeDocument/2006/relationships/fontTable" Target="fontTable.xml"/><Relationship Id="rId78" Type="http://schemas.openxmlformats.org/officeDocument/2006/relationships/image" Target="media/image36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9.bin"/><Relationship Id="rId164" Type="http://schemas.openxmlformats.org/officeDocument/2006/relationships/oleObject" Target="embeddings/oleObject81.bin"/><Relationship Id="rId185" Type="http://schemas.openxmlformats.org/officeDocument/2006/relationships/oleObject" Target="embeddings/oleObject91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1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4.bin"/><Relationship Id="rId252" Type="http://schemas.openxmlformats.org/officeDocument/2006/relationships/oleObject" Target="embeddings/oleObject126.bin"/><Relationship Id="rId273" Type="http://schemas.openxmlformats.org/officeDocument/2006/relationships/image" Target="media/image130.wmf"/><Relationship Id="rId47" Type="http://schemas.openxmlformats.org/officeDocument/2006/relationships/image" Target="media/image21.wmf"/><Relationship Id="rId68" Type="http://schemas.openxmlformats.org/officeDocument/2006/relationships/image" Target="media/image31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242" Type="http://schemas.openxmlformats.org/officeDocument/2006/relationships/oleObject" Target="embeddings/oleObject121.bin"/><Relationship Id="rId263" Type="http://schemas.openxmlformats.org/officeDocument/2006/relationships/image" Target="media/image125.wmf"/><Relationship Id="rId284" Type="http://schemas.openxmlformats.org/officeDocument/2006/relationships/theme" Target="theme/theme1.xml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69.emf"/><Relationship Id="rId90" Type="http://schemas.openxmlformats.org/officeDocument/2006/relationships/image" Target="media/image42.wmf"/><Relationship Id="rId165" Type="http://schemas.openxmlformats.org/officeDocument/2006/relationships/image" Target="media/image78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2.wmf"/><Relationship Id="rId253" Type="http://schemas.openxmlformats.org/officeDocument/2006/relationships/image" Target="media/image121.wmf"/><Relationship Id="rId274" Type="http://schemas.openxmlformats.org/officeDocument/2006/relationships/oleObject" Target="embeddings/oleObject138.bin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7.wmf"/><Relationship Id="rId243" Type="http://schemas.openxmlformats.org/officeDocument/2006/relationships/image" Target="media/image116.emf"/><Relationship Id="rId264" Type="http://schemas.openxmlformats.org/officeDocument/2006/relationships/oleObject" Target="embeddings/oleObject133.bin"/><Relationship Id="rId285" Type="http://schemas.microsoft.com/office/2011/relationships/commentsExtended" Target="commentsExtended.xml"/><Relationship Id="rId17" Type="http://schemas.openxmlformats.org/officeDocument/2006/relationships/oleObject" Target="embeddings/oleObject6.bin"/><Relationship Id="rId38" Type="http://schemas.openxmlformats.org/officeDocument/2006/relationships/comments" Target="comments.xml"/><Relationship Id="rId59" Type="http://schemas.openxmlformats.org/officeDocument/2006/relationships/image" Target="media/image27.wmf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70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5.bin"/><Relationship Id="rId254" Type="http://schemas.openxmlformats.org/officeDocument/2006/relationships/oleObject" Target="embeddings/oleObject127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275" Type="http://schemas.openxmlformats.org/officeDocument/2006/relationships/image" Target="media/image131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84.wmf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0.bin"/><Relationship Id="rId244" Type="http://schemas.openxmlformats.org/officeDocument/2006/relationships/oleObject" Target="embeddings/oleObject122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265" Type="http://schemas.openxmlformats.org/officeDocument/2006/relationships/image" Target="media/image126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79.emf"/><Relationship Id="rId188" Type="http://schemas.openxmlformats.org/officeDocument/2006/relationships/image" Target="media/image90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5.wmf"/><Relationship Id="rId157" Type="http://schemas.openxmlformats.org/officeDocument/2006/relationships/image" Target="media/image74.wmf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5" Type="http://schemas.openxmlformats.org/officeDocument/2006/relationships/image" Target="media/image117.wmf"/><Relationship Id="rId266" Type="http://schemas.openxmlformats.org/officeDocument/2006/relationships/oleObject" Target="embeddings/oleObject134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3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6.bin"/><Relationship Id="rId256" Type="http://schemas.openxmlformats.org/officeDocument/2006/relationships/oleObject" Target="embeddings/oleObject129.bin"/><Relationship Id="rId277" Type="http://schemas.openxmlformats.org/officeDocument/2006/relationships/image" Target="media/image132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emf"/><Relationship Id="rId83" Type="http://schemas.openxmlformats.org/officeDocument/2006/relationships/oleObject" Target="embeddings/oleObject39.bin"/><Relationship Id="rId179" Type="http://schemas.openxmlformats.org/officeDocument/2006/relationships/image" Target="media/image85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1.bin"/><Relationship Id="rId246" Type="http://schemas.openxmlformats.org/officeDocument/2006/relationships/oleObject" Target="embeddings/oleObject123.bin"/><Relationship Id="rId267" Type="http://schemas.openxmlformats.org/officeDocument/2006/relationships/image" Target="media/image127.wmf"/><Relationship Id="rId288" Type="http://schemas.microsoft.com/office/2011/relationships/people" Target="people.xml"/><Relationship Id="rId106" Type="http://schemas.openxmlformats.org/officeDocument/2006/relationships/image" Target="media/image50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169" Type="http://schemas.openxmlformats.org/officeDocument/2006/relationships/image" Target="media/image80.wmf"/><Relationship Id="rId4" Type="http://schemas.openxmlformats.org/officeDocument/2006/relationships/settings" Target="settings.xml"/><Relationship Id="rId180" Type="http://schemas.openxmlformats.org/officeDocument/2006/relationships/oleObject" Target="embeddings/oleObject89.bin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4.wmf"/><Relationship Id="rId257" Type="http://schemas.openxmlformats.org/officeDocument/2006/relationships/image" Target="media/image122.wmf"/><Relationship Id="rId278" Type="http://schemas.openxmlformats.org/officeDocument/2006/relationships/oleObject" Target="embeddings/oleObject140.bin"/><Relationship Id="rId42" Type="http://schemas.openxmlformats.org/officeDocument/2006/relationships/oleObject" Target="embeddings/oleObject18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image" Target="media/image118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3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4.wmf"/><Relationship Id="rId258" Type="http://schemas.openxmlformats.org/officeDocument/2006/relationships/oleObject" Target="embeddings/oleObject130.bin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2568</Words>
  <Characters>14640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9</cp:revision>
  <dcterms:created xsi:type="dcterms:W3CDTF">2020-09-24T12:39:00Z</dcterms:created>
  <dcterms:modified xsi:type="dcterms:W3CDTF">2020-10-01T12:14:00Z</dcterms:modified>
</cp:coreProperties>
</file>